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8F609">
      <w:pPr>
        <w:spacing w:line="640" w:lineRule="exact"/>
        <w:jc w:val="center"/>
        <w:rPr>
          <w:del w:id="29" w:author="林佩莹" w:date="2026-05-20T10:26:08Z"/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rPrChange w:id="30" w:author="林佩莹" w:date="2026-05-20T10:25:49Z">
            <w:rPr>
              <w:del w:id="31" w:author="林佩莹" w:date="2026-05-20T10:26:08Z"/>
              <w:rFonts w:hint="eastAsia" w:ascii="微软雅黑" w:hAnsi="微软雅黑" w:eastAsia="微软雅黑" w:cs="微软雅黑"/>
              <w:b/>
              <w:bCs/>
              <w:sz w:val="36"/>
              <w:szCs w:val="36"/>
            </w:rPr>
          </w:rPrChange>
        </w:rPr>
        <w:pPrChange w:id="28" w:author="林佩莹" w:date="2026-05-20T10:25:55Z">
          <w:pPr>
            <w:jc w:val="center"/>
          </w:pPr>
        </w:pPrChange>
      </w:pPr>
      <w:r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rPrChange w:id="32" w:author="林佩莹" w:date="2026-05-20T10:25:49Z">
            <w:rPr>
              <w:rFonts w:hint="eastAsia" w:ascii="微软雅黑" w:hAnsi="微软雅黑" w:eastAsia="微软雅黑" w:cs="微软雅黑"/>
              <w:b/>
              <w:bCs/>
              <w:sz w:val="36"/>
              <w:szCs w:val="36"/>
            </w:rPr>
          </w:rPrChange>
        </w:rPr>
        <w:t>关于</w:t>
      </w:r>
      <w:r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rPrChange w:id="33" w:author="林佩莹" w:date="2026-05-20T10:25:49Z">
            <w:rPr>
              <w:rFonts w:hint="eastAsia" w:ascii="微软雅黑" w:hAnsi="微软雅黑" w:eastAsia="微软雅黑" w:cs="微软雅黑"/>
              <w:b/>
              <w:bCs/>
              <w:sz w:val="36"/>
              <w:szCs w:val="36"/>
            </w:rPr>
          </w:rPrChange>
        </w:rPr>
        <w:t>申请</w:t>
      </w:r>
      <w:r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lang w:val="en-US" w:eastAsia="zh-CN"/>
          <w:rPrChange w:id="34" w:author="林佩莹" w:date="2026-05-20T10:25:49Z">
            <w:rPr>
              <w:rFonts w:hint="eastAsia" w:ascii="微软雅黑" w:hAnsi="微软雅黑" w:eastAsia="微软雅黑" w:cs="微软雅黑"/>
              <w:b/>
              <w:bCs/>
              <w:sz w:val="36"/>
              <w:szCs w:val="36"/>
              <w:lang w:val="en-US" w:eastAsia="zh-CN"/>
            </w:rPr>
          </w:rPrChange>
        </w:rPr>
        <w:t>调整</w:t>
      </w:r>
      <w:r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rPrChange w:id="35" w:author="林佩莹" w:date="2026-05-20T10:25:49Z">
            <w:rPr>
              <w:rFonts w:hint="eastAsia" w:ascii="微软雅黑" w:hAnsi="微软雅黑" w:eastAsia="微软雅黑" w:cs="微软雅黑"/>
              <w:b/>
              <w:bCs/>
              <w:sz w:val="36"/>
              <w:szCs w:val="36"/>
            </w:rPr>
          </w:rPrChange>
        </w:rPr>
        <w:t>霞浦县</w:t>
      </w:r>
    </w:p>
    <w:p w14:paraId="2D4E676F">
      <w:pPr>
        <w:spacing w:line="640" w:lineRule="exact"/>
        <w:jc w:val="center"/>
        <w:rPr>
          <w:ins w:id="37" w:author="林佩莹" w:date="2026-05-20T10:28:01Z"/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</w:rPr>
        <w:pPrChange w:id="36" w:author="林佩莹" w:date="2026-05-20T10:26:30Z">
          <w:pPr>
            <w:jc w:val="center"/>
          </w:pPr>
        </w:pPrChange>
      </w:pPr>
      <w:r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rPrChange w:id="38" w:author="林佩莹" w:date="2026-05-20T10:25:49Z">
            <w:rPr>
              <w:rFonts w:hint="eastAsia" w:ascii="微软雅黑" w:hAnsi="微软雅黑" w:eastAsia="微软雅黑" w:cs="微软雅黑"/>
              <w:b/>
              <w:bCs/>
              <w:sz w:val="36"/>
              <w:szCs w:val="36"/>
            </w:rPr>
          </w:rPrChange>
        </w:rPr>
        <w:t>美丽海湾建设与</w:t>
      </w:r>
    </w:p>
    <w:p w14:paraId="135613FA">
      <w:pPr>
        <w:spacing w:line="640" w:lineRule="exact"/>
        <w:jc w:val="center"/>
        <w:rPr>
          <w:del w:id="40" w:author="林佩莹" w:date="2026-05-20T10:26:12Z"/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rPrChange w:id="41" w:author="林佩莹" w:date="2026-05-20T10:25:49Z">
            <w:rPr>
              <w:del w:id="42" w:author="林佩莹" w:date="2026-05-20T10:26:12Z"/>
              <w:rFonts w:hint="eastAsia" w:ascii="微软雅黑" w:hAnsi="微软雅黑" w:eastAsia="微软雅黑" w:cs="微软雅黑"/>
              <w:b/>
              <w:bCs/>
              <w:sz w:val="36"/>
              <w:szCs w:val="36"/>
            </w:rPr>
          </w:rPrChange>
        </w:rPr>
        <w:pPrChange w:id="39" w:author="林佩莹" w:date="2026-05-20T10:26:30Z">
          <w:pPr>
            <w:jc w:val="center"/>
          </w:pPr>
        </w:pPrChange>
      </w:pPr>
      <w:r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rPrChange w:id="43" w:author="林佩莹" w:date="2026-05-20T10:25:49Z">
            <w:rPr>
              <w:rFonts w:hint="eastAsia" w:ascii="微软雅黑" w:hAnsi="微软雅黑" w:eastAsia="微软雅黑" w:cs="微软雅黑"/>
              <w:b/>
              <w:bCs/>
              <w:sz w:val="36"/>
              <w:szCs w:val="36"/>
            </w:rPr>
          </w:rPrChange>
        </w:rPr>
        <w:t>产业一体化开发(EOD)</w:t>
      </w:r>
    </w:p>
    <w:p w14:paraId="303E2BA4">
      <w:pPr>
        <w:spacing w:line="640" w:lineRule="exact"/>
        <w:jc w:val="center"/>
        <w:rPr>
          <w:ins w:id="45" w:author="林佩莹" w:date="2026-05-20T10:26:17Z"/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</w:rPr>
        <w:pPrChange w:id="44" w:author="林佩莹" w:date="2026-05-20T10:25:55Z">
          <w:pPr>
            <w:jc w:val="center"/>
          </w:pPr>
        </w:pPrChange>
      </w:pPr>
      <w:r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rPrChange w:id="46" w:author="林佩莹" w:date="2026-05-20T10:25:49Z">
            <w:rPr>
              <w:rFonts w:hint="eastAsia" w:ascii="微软雅黑" w:hAnsi="微软雅黑" w:eastAsia="微软雅黑" w:cs="微软雅黑"/>
              <w:b/>
              <w:bCs/>
              <w:sz w:val="36"/>
              <w:szCs w:val="36"/>
            </w:rPr>
          </w:rPrChange>
        </w:rPr>
        <w:t>项目投资</w:t>
      </w:r>
    </w:p>
    <w:p w14:paraId="5CC6BD7D">
      <w:pPr>
        <w:spacing w:line="640" w:lineRule="exact"/>
        <w:jc w:val="center"/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rPrChange w:id="48" w:author="林佩莹" w:date="2026-05-20T10:25:49Z">
            <w:rPr>
              <w:rFonts w:hint="eastAsia" w:ascii="微软雅黑" w:hAnsi="微软雅黑" w:eastAsia="微软雅黑" w:cs="微软雅黑"/>
              <w:b/>
              <w:bCs/>
              <w:sz w:val="36"/>
              <w:szCs w:val="36"/>
            </w:rPr>
          </w:rPrChange>
        </w:rPr>
        <w:pPrChange w:id="47" w:author="林佩莹" w:date="2026-05-20T10:25:55Z">
          <w:pPr>
            <w:jc w:val="center"/>
          </w:pPr>
        </w:pPrChange>
      </w:pPr>
      <w:r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rPrChange w:id="49" w:author="林佩莹" w:date="2026-05-20T10:25:49Z">
            <w:rPr>
              <w:rFonts w:hint="eastAsia" w:ascii="微软雅黑" w:hAnsi="微软雅黑" w:eastAsia="微软雅黑" w:cs="微软雅黑"/>
              <w:b/>
              <w:bCs/>
              <w:sz w:val="36"/>
              <w:szCs w:val="36"/>
            </w:rPr>
          </w:rPrChange>
        </w:rPr>
        <w:t>合作协议</w:t>
      </w:r>
      <w:r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lang w:val="en-US" w:eastAsia="zh-CN"/>
          <w:rPrChange w:id="50" w:author="林佩莹" w:date="2026-05-20T10:25:49Z">
            <w:rPr>
              <w:rFonts w:hint="eastAsia" w:ascii="微软雅黑" w:hAnsi="微软雅黑" w:eastAsia="微软雅黑" w:cs="微软雅黑"/>
              <w:b/>
              <w:bCs/>
              <w:sz w:val="36"/>
              <w:szCs w:val="36"/>
              <w:lang w:val="en-US" w:eastAsia="zh-CN"/>
            </w:rPr>
          </w:rPrChange>
        </w:rPr>
        <w:t>生效日期</w:t>
      </w:r>
      <w:r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rPrChange w:id="51" w:author="林佩莹" w:date="2026-05-20T10:25:49Z">
            <w:rPr>
              <w:rFonts w:hint="eastAsia" w:ascii="微软雅黑" w:hAnsi="微软雅黑" w:eastAsia="微软雅黑" w:cs="微软雅黑"/>
              <w:b/>
              <w:bCs/>
              <w:sz w:val="36"/>
              <w:szCs w:val="36"/>
            </w:rPr>
          </w:rPrChange>
        </w:rPr>
        <w:t>的函</w:t>
      </w:r>
    </w:p>
    <w:p w14:paraId="53C2D4EF">
      <w:pPr>
        <w:spacing w:line="560" w:lineRule="exact"/>
        <w:rPr>
          <w:rFonts w:hint="default" w:ascii="Times New Roman" w:hAnsi="Times New Roman" w:eastAsia="仿宋_GB2312" w:cs="Times New Roman"/>
          <w:sz w:val="32"/>
          <w:szCs w:val="32"/>
          <w:rPrChange w:id="53" w:author="林佩莹" w:date="2026-05-20T10:26:50Z">
            <w:rPr>
              <w:rFonts w:hint="eastAsia"/>
            </w:rPr>
          </w:rPrChange>
        </w:rPr>
        <w:pPrChange w:id="52" w:author="林佩莹" w:date="2026-05-20T10:37:53Z">
          <w:pPr/>
        </w:pPrChange>
      </w:pPr>
    </w:p>
    <w:p w14:paraId="2F27B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Times New Roman" w:hAnsi="Times New Roman" w:eastAsia="仿宋_GB2312" w:cs="Times New Roman"/>
          <w:sz w:val="32"/>
          <w:szCs w:val="32"/>
          <w:rPrChange w:id="55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pPrChange w:id="54" w:author="林佩莹" w:date="2026-05-20T10:37:53Z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520" w:lineRule="exact"/>
            <w:textAlignment w:val="auto"/>
          </w:pPr>
        </w:pPrChange>
      </w:pPr>
      <w:r>
        <w:rPr>
          <w:rFonts w:hint="default" w:ascii="Times New Roman" w:hAnsi="Times New Roman" w:eastAsia="仿宋_GB2312" w:cs="Times New Roman"/>
          <w:sz w:val="32"/>
          <w:szCs w:val="32"/>
          <w:rPrChange w:id="56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t>宁德市霞浦生态环境局：</w:t>
      </w:r>
      <w:bookmarkStart w:id="0" w:name="_GoBack"/>
      <w:bookmarkEnd w:id="0"/>
    </w:p>
    <w:p w14:paraId="21189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left"/>
        <w:textAlignment w:val="auto"/>
        <w:rPr>
          <w:rFonts w:hint="default" w:ascii="Times New Roman" w:hAnsi="Times New Roman" w:eastAsia="仿宋_GB2312" w:cs="Times New Roman"/>
          <w:sz w:val="32"/>
          <w:szCs w:val="32"/>
          <w:rPrChange w:id="58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pPrChange w:id="57" w:author="林佩莹" w:date="2026-05-20T10:37:53Z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560" w:firstLineChars="200"/>
            <w:jc w:val="left"/>
            <w:textAlignment w:val="auto"/>
          </w:pPr>
        </w:pPrChange>
      </w:pPr>
      <w:r>
        <w:rPr>
          <w:rFonts w:hint="default" w:ascii="Times New Roman" w:hAnsi="Times New Roman" w:eastAsia="仿宋_GB2312" w:cs="Times New Roman"/>
          <w:sz w:val="32"/>
          <w:szCs w:val="32"/>
          <w:rPrChange w:id="59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t>我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  <w:rPrChange w:id="60" w:author="林佩莹" w:date="2026-05-20T10:26:50Z">
            <w:rPr>
              <w:rFonts w:hint="eastAsia" w:asciiTheme="minorEastAsia" w:hAnsiTheme="minorEastAsia" w:cstheme="minorEastAsia"/>
              <w:sz w:val="28"/>
              <w:szCs w:val="28"/>
              <w:lang w:val="en-US" w:eastAsia="zh-CN"/>
            </w:rPr>
          </w:rPrChange>
        </w:rPr>
        <w:t>方</w:t>
      </w:r>
      <w:r>
        <w:rPr>
          <w:rFonts w:hint="default" w:ascii="Times New Roman" w:hAnsi="Times New Roman" w:eastAsia="仿宋_GB2312" w:cs="Times New Roman"/>
          <w:sz w:val="32"/>
          <w:szCs w:val="32"/>
          <w:rPrChange w:id="61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t>联合体</w:t>
      </w:r>
      <w:del w:id="62" w:author="林佩莹" w:date="2026-05-20T10:28:48Z">
        <w:r>
          <w:rPr>
            <w:rFonts w:hint="default" w:ascii="Times New Roman" w:hAnsi="Times New Roman" w:eastAsia="仿宋_GB2312" w:cs="Times New Roman"/>
            <w:sz w:val="32"/>
            <w:szCs w:val="32"/>
            <w:rPrChange w:id="63" w:author="林佩莹" w:date="2026-05-20T10:26:50Z"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rPrChange>
          </w:rPr>
          <w:delText>（</w:delText>
        </w:r>
      </w:del>
      <w:ins w:id="65" w:author="林佩莹" w:date="2026-05-20T10:28:50Z">
        <w:r>
          <w:rPr>
            <w:rFonts w:hint="eastAsia" w:ascii="Times New Roman" w:hAnsi="Times New Roman" w:eastAsia="仿宋_GB2312" w:cs="Times New Roman"/>
            <w:sz w:val="32"/>
            <w:szCs w:val="32"/>
            <w:lang w:val="en-US" w:eastAsia="zh-CN"/>
          </w:rPr>
          <w:t>[</w:t>
        </w:r>
      </w:ins>
      <w:r>
        <w:rPr>
          <w:rFonts w:hint="default" w:ascii="Times New Roman" w:hAnsi="Times New Roman" w:eastAsia="仿宋_GB2312" w:cs="Times New Roman"/>
          <w:sz w:val="32"/>
          <w:szCs w:val="32"/>
          <w:rPrChange w:id="66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t>中财海绵城市基金管理(深圳)有限公司、福建建工集团有限责任公司、福州合立道建筑设计有限公司（原福建省合道建筑设计有限公司）、宁德市东侨经济开发区闽益农农业科技有限公司</w:t>
      </w:r>
      <w:del w:id="67" w:author="林佩莹" w:date="2026-05-20T10:28:58Z">
        <w:r>
          <w:rPr>
            <w:rFonts w:hint="default" w:ascii="Times New Roman" w:hAnsi="Times New Roman" w:eastAsia="仿宋_GB2312" w:cs="Times New Roman"/>
            <w:sz w:val="32"/>
            <w:szCs w:val="32"/>
            <w:rPrChange w:id="68" w:author="林佩莹" w:date="2026-05-20T10:26:50Z"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rPrChange>
          </w:rPr>
          <w:delText>）</w:delText>
        </w:r>
      </w:del>
      <w:ins w:id="70" w:author="林佩莹" w:date="2026-05-20T10:28:57Z">
        <w:r>
          <w:rPr>
            <w:rFonts w:hint="eastAsia" w:ascii="Times New Roman" w:hAnsi="Times New Roman" w:eastAsia="仿宋_GB2312" w:cs="Times New Roman"/>
            <w:sz w:val="32"/>
            <w:szCs w:val="32"/>
            <w:lang w:val="en-US" w:eastAsia="zh-CN"/>
          </w:rPr>
          <w:t>]</w:t>
        </w:r>
      </w:ins>
      <w:r>
        <w:rPr>
          <w:rFonts w:hint="default" w:ascii="Times New Roman" w:hAnsi="Times New Roman" w:eastAsia="仿宋_GB2312" w:cs="Times New Roman"/>
          <w:sz w:val="32"/>
          <w:szCs w:val="32"/>
          <w:rPrChange w:id="71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t>于2026年5月18日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  <w:rPrChange w:id="72" w:author="林佩莹" w:date="2026-05-20T10:26:50Z">
            <w:rPr>
              <w:rFonts w:hint="eastAsia" w:asciiTheme="minorEastAsia" w:hAnsiTheme="minorEastAsia" w:cstheme="minorEastAsia"/>
              <w:sz w:val="28"/>
              <w:szCs w:val="28"/>
              <w:lang w:val="en-US" w:eastAsia="zh-CN"/>
            </w:rPr>
          </w:rPrChange>
        </w:rPr>
        <w:t>收到</w:t>
      </w:r>
      <w:r>
        <w:rPr>
          <w:rFonts w:hint="default" w:ascii="Times New Roman" w:hAnsi="Times New Roman" w:eastAsia="仿宋_GB2312" w:cs="Times New Roman"/>
          <w:sz w:val="32"/>
          <w:szCs w:val="32"/>
          <w:rPrChange w:id="73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t>贵局发出的《霞浦县美丽海湾建设与产业一体化开发(EOD)项目投资合作协议》。</w:t>
      </w:r>
    </w:p>
    <w:p w14:paraId="2228A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ins w:id="75" w:author="林佩莹" w:date="2026-05-20T10:31:15Z"/>
          <w:rFonts w:hint="default" w:ascii="Times New Roman" w:hAnsi="Times New Roman" w:eastAsia="仿宋_GB2312" w:cs="Times New Roman"/>
          <w:sz w:val="32"/>
          <w:szCs w:val="32"/>
          <w:lang w:eastAsia="zh-CN"/>
        </w:rPr>
        <w:pPrChange w:id="74" w:author="林佩莹" w:date="2026-05-20T10:37:53Z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520" w:lineRule="exact"/>
            <w:ind w:firstLine="560" w:firstLineChars="200"/>
            <w:textAlignment w:val="auto"/>
          </w:pPr>
        </w:pPrChange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  <w:rPrChange w:id="76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  <w:lang w:val="en-US" w:eastAsia="zh-CN"/>
            </w:rPr>
          </w:rPrChange>
        </w:rPr>
        <w:t>该协议落款日期</w:t>
      </w:r>
      <w:del w:id="77" w:author="林佩莹" w:date="2026-05-20T10:29:30Z">
        <w:r>
          <w:rPr>
            <w:rFonts w:hint="default" w:ascii="Times New Roman" w:hAnsi="Times New Roman" w:eastAsia="仿宋_GB2312" w:cs="Times New Roman"/>
            <w:sz w:val="32"/>
            <w:szCs w:val="32"/>
            <w:lang w:val="en-US" w:eastAsia="zh-CN"/>
            <w:rPrChange w:id="78" w:author="林佩莹" w:date="2026-05-20T10:26:50Z">
              <w:rPr>
                <w:rFonts w:hint="eastAsia" w:asciiTheme="minorEastAsia" w:hAnsiTheme="minorEastAsia" w:cstheme="minorEastAsia"/>
                <w:sz w:val="28"/>
                <w:szCs w:val="28"/>
                <w:lang w:val="en-US" w:eastAsia="zh-CN"/>
              </w:rPr>
            </w:rPrChange>
          </w:rPr>
          <w:delText>（</w:delText>
        </w:r>
      </w:del>
      <w:ins w:id="80" w:author="林佩莹" w:date="2026-05-20T10:29:31Z">
        <w:r>
          <w:rPr>
            <w:rFonts w:hint="eastAsia" w:ascii="Times New Roman" w:hAnsi="Times New Roman" w:eastAsia="仿宋_GB2312" w:cs="Times New Roman"/>
            <w:sz w:val="32"/>
            <w:szCs w:val="32"/>
            <w:lang w:val="en-US" w:eastAsia="zh-CN"/>
          </w:rPr>
          <w:t>为</w:t>
        </w:r>
      </w:ins>
      <w:r>
        <w:rPr>
          <w:rFonts w:hint="default" w:ascii="Times New Roman" w:hAnsi="Times New Roman" w:eastAsia="仿宋_GB2312" w:cs="Times New Roman"/>
          <w:sz w:val="32"/>
          <w:szCs w:val="32"/>
          <w:rPrChange w:id="81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t>202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  <w:rPrChange w:id="82" w:author="林佩莹" w:date="2026-05-20T10:26:50Z">
            <w:rPr>
              <w:rFonts w:hint="eastAsia" w:asciiTheme="minorEastAsia" w:hAnsiTheme="minorEastAsia" w:cstheme="minorEastAsia"/>
              <w:sz w:val="28"/>
              <w:szCs w:val="28"/>
              <w:lang w:val="en-US" w:eastAsia="zh-CN"/>
            </w:rPr>
          </w:rPrChange>
        </w:rPr>
        <w:t>5</w:t>
      </w:r>
      <w:r>
        <w:rPr>
          <w:rFonts w:hint="default" w:ascii="Times New Roman" w:hAnsi="Times New Roman" w:eastAsia="仿宋_GB2312" w:cs="Times New Roman"/>
          <w:sz w:val="32"/>
          <w:szCs w:val="32"/>
          <w:rPrChange w:id="83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t>年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  <w:rPrChange w:id="84" w:author="林佩莹" w:date="2026-05-20T10:26:50Z">
            <w:rPr>
              <w:rFonts w:hint="eastAsia" w:asciiTheme="minorEastAsia" w:hAnsiTheme="minorEastAsia" w:cstheme="minorEastAsia"/>
              <w:sz w:val="28"/>
              <w:szCs w:val="28"/>
              <w:lang w:val="en-US" w:eastAsia="zh-CN"/>
            </w:rPr>
          </w:rPrChange>
        </w:rPr>
        <w:t>2</w:t>
      </w:r>
      <w:r>
        <w:rPr>
          <w:rFonts w:hint="default" w:ascii="Times New Roman" w:hAnsi="Times New Roman" w:eastAsia="仿宋_GB2312" w:cs="Times New Roman"/>
          <w:sz w:val="32"/>
          <w:szCs w:val="32"/>
          <w:rPrChange w:id="85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t>月1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  <w:rPrChange w:id="86" w:author="林佩莹" w:date="2026-05-20T10:26:50Z">
            <w:rPr>
              <w:rFonts w:hint="eastAsia" w:asciiTheme="minorEastAsia" w:hAnsiTheme="minorEastAsia" w:cstheme="minorEastAsia"/>
              <w:sz w:val="28"/>
              <w:szCs w:val="28"/>
              <w:lang w:val="en-US" w:eastAsia="zh-CN"/>
            </w:rPr>
          </w:rPrChange>
        </w:rPr>
        <w:t>9</w:t>
      </w:r>
      <w:r>
        <w:rPr>
          <w:rFonts w:hint="default" w:ascii="Times New Roman" w:hAnsi="Times New Roman" w:eastAsia="仿宋_GB2312" w:cs="Times New Roman"/>
          <w:sz w:val="32"/>
          <w:szCs w:val="32"/>
          <w:rPrChange w:id="87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t>日</w:t>
      </w:r>
      <w:ins w:id="88" w:author="林佩莹" w:date="2026-05-20T10:29:45Z">
        <w:r>
          <w:rPr>
            <w:rFonts w:hint="default" w:ascii="Times New Roman" w:hAnsi="Times New Roman" w:eastAsia="仿宋_GB2312" w:cs="Times New Roman"/>
            <w:sz w:val="32"/>
            <w:szCs w:val="32"/>
            <w:lang w:val="en-US" w:eastAsia="zh-CN"/>
          </w:rPr>
          <w:t>，距我方实际签收之日已超过一年。</w:t>
        </w:r>
      </w:ins>
      <w:ins w:id="89" w:author="林佩莹" w:date="2026-05-20T10:30:17Z">
        <w:r>
          <w:rPr>
            <w:rFonts w:hint="default" w:ascii="Times New Roman" w:hAnsi="Times New Roman" w:eastAsia="仿宋_GB2312" w:cs="Times New Roman"/>
            <w:sz w:val="32"/>
            <w:szCs w:val="32"/>
            <w:lang w:val="en-US" w:eastAsia="zh-CN"/>
          </w:rPr>
          <w:t>鉴于协议中关于项目</w:t>
        </w:r>
      </w:ins>
      <w:del w:id="90" w:author="林佩莹" w:date="2026-05-20T10:30:17Z">
        <w:r>
          <w:rPr>
            <w:rFonts w:hint="default" w:ascii="Times New Roman" w:hAnsi="Times New Roman" w:eastAsia="仿宋_GB2312" w:cs="Times New Roman"/>
            <w:sz w:val="32"/>
            <w:szCs w:val="32"/>
            <w:lang w:val="en-US" w:eastAsia="zh-CN"/>
            <w:rPrChange w:id="91" w:author="林佩莹" w:date="2026-05-20T10:26:50Z">
              <w:rPr>
                <w:rFonts w:hint="eastAsia" w:asciiTheme="minorEastAsia" w:hAnsiTheme="minorEastAsia" w:cstheme="minorEastAsia"/>
                <w:sz w:val="28"/>
                <w:szCs w:val="28"/>
                <w:lang w:val="en-US" w:eastAsia="zh-CN"/>
              </w:rPr>
            </w:rPrChange>
          </w:rPr>
          <w:delText>）</w:delText>
        </w:r>
      </w:del>
      <w:del w:id="93" w:author="林佩莹" w:date="2026-05-20T10:30:17Z">
        <w:r>
          <w:rPr>
            <w:rFonts w:hint="default" w:ascii="Times New Roman" w:hAnsi="Times New Roman" w:eastAsia="仿宋_GB2312" w:cs="Times New Roman"/>
            <w:sz w:val="32"/>
            <w:szCs w:val="32"/>
            <w:lang w:val="en-US" w:eastAsia="zh-CN"/>
            <w:rPrChange w:id="94" w:author="林佩莹" w:date="2026-05-20T10:26:50Z"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</w:rPrChange>
          </w:rPr>
          <w:delText>与</w:delText>
        </w:r>
      </w:del>
      <w:del w:id="96" w:author="林佩莹" w:date="2026-05-20T10:30:17Z">
        <w:r>
          <w:rPr>
            <w:rFonts w:hint="default" w:ascii="Times New Roman" w:hAnsi="Times New Roman" w:eastAsia="仿宋_GB2312" w:cs="Times New Roman"/>
            <w:sz w:val="32"/>
            <w:szCs w:val="32"/>
            <w:lang w:val="en-US" w:eastAsia="zh-CN"/>
            <w:rPrChange w:id="97" w:author="林佩莹" w:date="2026-05-20T10:26:50Z">
              <w:rPr>
                <w:rFonts w:hint="eastAsia" w:asciiTheme="minorEastAsia" w:hAnsiTheme="minorEastAsia" w:cstheme="minorEastAsia"/>
                <w:sz w:val="28"/>
                <w:szCs w:val="28"/>
                <w:lang w:val="en-US" w:eastAsia="zh-CN"/>
              </w:rPr>
            </w:rPrChange>
          </w:rPr>
          <w:delText>我方</w:delText>
        </w:r>
      </w:del>
      <w:del w:id="99" w:author="林佩莹" w:date="2026-05-20T10:30:17Z">
        <w:r>
          <w:rPr>
            <w:rFonts w:hint="default" w:ascii="Times New Roman" w:hAnsi="Times New Roman" w:eastAsia="仿宋_GB2312" w:cs="Times New Roman"/>
            <w:sz w:val="32"/>
            <w:szCs w:val="32"/>
            <w:lang w:val="en-US" w:eastAsia="zh-CN"/>
            <w:rPrChange w:id="100" w:author="林佩莹" w:date="2026-05-20T10:26:50Z"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</w:rPrChange>
          </w:rPr>
          <w:delText>实际</w:delText>
        </w:r>
      </w:del>
      <w:del w:id="102" w:author="林佩莹" w:date="2026-05-20T10:30:17Z">
        <w:r>
          <w:rPr>
            <w:rFonts w:hint="default" w:ascii="Times New Roman" w:hAnsi="Times New Roman" w:eastAsia="仿宋_GB2312" w:cs="Times New Roman"/>
            <w:sz w:val="32"/>
            <w:szCs w:val="32"/>
            <w:lang w:val="en-US" w:eastAsia="zh-CN"/>
            <w:rPrChange w:id="103" w:author="林佩莹" w:date="2026-05-20T10:26:50Z">
              <w:rPr>
                <w:rFonts w:hint="eastAsia" w:asciiTheme="minorEastAsia" w:hAnsiTheme="minorEastAsia" w:cstheme="minorEastAsia"/>
                <w:sz w:val="28"/>
                <w:szCs w:val="28"/>
                <w:lang w:val="en-US" w:eastAsia="zh-CN"/>
              </w:rPr>
            </w:rPrChange>
          </w:rPr>
          <w:delText>收到</w:delText>
        </w:r>
      </w:del>
      <w:del w:id="105" w:author="林佩莹" w:date="2026-05-20T10:30:17Z">
        <w:r>
          <w:rPr>
            <w:rFonts w:hint="default" w:ascii="Times New Roman" w:hAnsi="Times New Roman" w:eastAsia="仿宋_GB2312" w:cs="Times New Roman"/>
            <w:sz w:val="32"/>
            <w:szCs w:val="32"/>
            <w:lang w:val="en-US" w:eastAsia="zh-CN"/>
            <w:rPrChange w:id="106" w:author="林佩莹" w:date="2026-05-20T10:26:50Z"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</w:rPrChange>
          </w:rPr>
          <w:delText>日期间隔较长，</w:delText>
        </w:r>
      </w:del>
      <w:del w:id="108" w:author="林佩莹" w:date="2026-05-20T10:30:17Z">
        <w:r>
          <w:rPr>
            <w:rFonts w:hint="default" w:ascii="Times New Roman" w:hAnsi="Times New Roman" w:eastAsia="仿宋_GB2312" w:cs="Times New Roman"/>
            <w:sz w:val="32"/>
            <w:szCs w:val="32"/>
            <w:rPrChange w:id="109" w:author="林佩莹" w:date="2026-05-20T10:26:50Z"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rPrChange>
          </w:rPr>
          <w:delText>协议拟定至今已逾一年，</w:delText>
        </w:r>
      </w:del>
      <w:ins w:id="111" w:author="陈素霞" w:date="2026-05-19T19:17:23Z">
        <w:del w:id="112" w:author="林佩莹" w:date="2026-05-20T10:30:17Z">
          <w:r>
            <w:rPr>
              <w:rFonts w:hint="default" w:ascii="Times New Roman" w:hAnsi="Times New Roman" w:eastAsia="仿宋_GB2312" w:cs="Times New Roman"/>
              <w:sz w:val="32"/>
              <w:szCs w:val="32"/>
              <w:lang w:eastAsia="zh-CN"/>
              <w:rPrChange w:id="113" w:author="林佩莹" w:date="2026-05-20T10:26:50Z">
                <w:rPr>
                  <w:rFonts w:hint="eastAsia" w:asciiTheme="minorEastAsia" w:hAnsiTheme="minorEastAsia" w:cstheme="minorEastAsia"/>
                  <w:sz w:val="28"/>
                  <w:szCs w:val="28"/>
                  <w:lang w:eastAsia="zh-CN"/>
                </w:rPr>
              </w:rPrChange>
            </w:rPr>
            <w:delText>该</w:delText>
          </w:r>
        </w:del>
      </w:ins>
      <w:del w:id="116" w:author="林佩莹" w:date="2026-05-20T10:30:17Z">
        <w:r>
          <w:rPr>
            <w:rFonts w:hint="default" w:ascii="Times New Roman" w:hAnsi="Times New Roman" w:eastAsia="仿宋_GB2312" w:cs="Times New Roman"/>
            <w:sz w:val="32"/>
            <w:szCs w:val="32"/>
            <w:rPrChange w:id="117" w:author="林佩莹" w:date="2026-05-20T10:26:50Z"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rPrChange>
          </w:rPr>
          <w:delText>原</w:delText>
        </w:r>
      </w:del>
      <w:del w:id="119" w:author="林佩莹" w:date="2026-05-20T10:30:17Z">
        <w:r>
          <w:rPr>
            <w:rFonts w:hint="default" w:ascii="Times New Roman" w:hAnsi="Times New Roman" w:eastAsia="仿宋_GB2312" w:cs="Times New Roman"/>
            <w:sz w:val="32"/>
            <w:szCs w:val="32"/>
            <w:rPrChange w:id="120" w:author="林佩莹" w:date="2026-05-20T10:26:50Z"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rPrChange>
          </w:rPr>
          <w:delText>协议约定的</w:delText>
        </w:r>
      </w:del>
      <w:del w:id="122" w:author="陈素霞" w:date="2026-05-19T19:11:56Z">
        <w:r>
          <w:rPr>
            <w:rFonts w:hint="default" w:ascii="Times New Roman" w:hAnsi="Times New Roman" w:eastAsia="仿宋_GB2312" w:cs="Times New Roman"/>
            <w:sz w:val="32"/>
            <w:szCs w:val="32"/>
            <w:rPrChange w:id="123" w:author="林佩莹" w:date="2026-05-20T10:26:50Z"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rPrChange>
          </w:rPr>
          <w:delText>履约时间节点</w:delText>
        </w:r>
      </w:del>
      <w:del w:id="125" w:author="陈素霞" w:date="2026-05-19T19:12:35Z">
        <w:r>
          <w:rPr>
            <w:rFonts w:hint="default" w:ascii="Times New Roman" w:hAnsi="Times New Roman" w:eastAsia="仿宋_GB2312" w:cs="Times New Roman"/>
            <w:sz w:val="32"/>
            <w:szCs w:val="32"/>
            <w:rPrChange w:id="126" w:author="林佩莹" w:date="2026-05-20T10:26:50Z"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rPrChange>
          </w:rPr>
          <w:delText>、</w:delText>
        </w:r>
      </w:del>
      <w:r>
        <w:rPr>
          <w:rFonts w:hint="default" w:ascii="Times New Roman" w:hAnsi="Times New Roman" w:eastAsia="仿宋_GB2312" w:cs="Times New Roman"/>
          <w:sz w:val="32"/>
          <w:szCs w:val="32"/>
          <w:rPrChange w:id="128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t>建设周期</w:t>
      </w:r>
      <w:ins w:id="129" w:author="林佩莹" w:date="2026-05-20T10:31:07Z">
        <w:r>
          <w:rPr>
            <w:rFonts w:hint="default" w:ascii="Times New Roman" w:hAnsi="Times New Roman" w:eastAsia="仿宋_GB2312" w:cs="Times New Roman"/>
            <w:sz w:val="32"/>
            <w:szCs w:val="32"/>
            <w:lang w:eastAsia="zh-CN"/>
          </w:rPr>
          <w:t>、各方义务履行期限等关键条款，均以“签订日期”作为起算依据，若仍按原落款日期执行，将与当前项目前期工作进展和实际启动时间存在较大偏差，不利于后续工作的统筹安排与有序推进。</w:t>
        </w:r>
      </w:ins>
    </w:p>
    <w:p w14:paraId="2354E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rPrChange w:id="131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pPrChange w:id="130" w:author="林佩莹" w:date="2026-05-20T10:37:53Z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520" w:lineRule="exact"/>
            <w:ind w:firstLine="560" w:firstLineChars="200"/>
            <w:textAlignment w:val="auto"/>
          </w:pPr>
        </w:pPrChange>
      </w:pPr>
      <w:ins w:id="132" w:author="陈素霞" w:date="2026-05-19T19:12:39Z">
        <w:del w:id="133" w:author="林佩莹" w:date="2026-05-20T10:31:07Z">
          <w:r>
            <w:rPr>
              <w:rFonts w:hint="default" w:ascii="Times New Roman" w:hAnsi="Times New Roman" w:eastAsia="仿宋_GB2312" w:cs="Times New Roman"/>
              <w:sz w:val="32"/>
              <w:szCs w:val="32"/>
              <w:lang w:eastAsia="zh-CN"/>
              <w:rPrChange w:id="134" w:author="林佩莹" w:date="2026-05-20T10:26:50Z">
                <w:rPr>
                  <w:rFonts w:hint="eastAsia" w:asciiTheme="minorEastAsia" w:hAnsiTheme="minorEastAsia" w:cstheme="minorEastAsia"/>
                  <w:sz w:val="28"/>
                  <w:szCs w:val="28"/>
                  <w:lang w:eastAsia="zh-CN"/>
                </w:rPr>
              </w:rPrChange>
            </w:rPr>
            <w:delText>、</w:delText>
          </w:r>
        </w:del>
      </w:ins>
      <w:ins w:id="137" w:author="陈素霞" w:date="2026-05-19T19:12:40Z">
        <w:del w:id="138" w:author="林佩莹" w:date="2026-05-20T10:31:07Z">
          <w:r>
            <w:rPr>
              <w:rFonts w:hint="default" w:ascii="Times New Roman" w:hAnsi="Times New Roman" w:eastAsia="仿宋_GB2312" w:cs="Times New Roman"/>
              <w:sz w:val="32"/>
              <w:szCs w:val="32"/>
              <w:lang w:eastAsia="zh-CN"/>
              <w:rPrChange w:id="139" w:author="林佩莹" w:date="2026-05-20T10:26:50Z">
                <w:rPr>
                  <w:rFonts w:hint="eastAsia" w:asciiTheme="minorEastAsia" w:hAnsiTheme="minorEastAsia" w:cstheme="minorEastAsia"/>
                  <w:sz w:val="28"/>
                  <w:szCs w:val="28"/>
                  <w:lang w:eastAsia="zh-CN"/>
                </w:rPr>
              </w:rPrChange>
            </w:rPr>
            <w:delText>联合体</w:delText>
          </w:r>
        </w:del>
      </w:ins>
      <w:ins w:id="142" w:author="陈素霞" w:date="2026-05-19T19:12:41Z">
        <w:del w:id="143" w:author="林佩莹" w:date="2026-05-20T10:31:07Z">
          <w:r>
            <w:rPr>
              <w:rFonts w:hint="default" w:ascii="Times New Roman" w:hAnsi="Times New Roman" w:eastAsia="仿宋_GB2312" w:cs="Times New Roman"/>
              <w:sz w:val="32"/>
              <w:szCs w:val="32"/>
              <w:lang w:eastAsia="zh-CN"/>
              <w:rPrChange w:id="144" w:author="林佩莹" w:date="2026-05-20T10:26:50Z">
                <w:rPr>
                  <w:rFonts w:hint="eastAsia" w:asciiTheme="minorEastAsia" w:hAnsiTheme="minorEastAsia" w:cstheme="minorEastAsia"/>
                  <w:sz w:val="28"/>
                  <w:szCs w:val="28"/>
                  <w:lang w:eastAsia="zh-CN"/>
                </w:rPr>
              </w:rPrChange>
            </w:rPr>
            <w:delText>义务</w:delText>
          </w:r>
        </w:del>
      </w:ins>
      <w:del w:id="147" w:author="林佩莹" w:date="2026-05-20T10:31:07Z">
        <w:r>
          <w:rPr>
            <w:rFonts w:hint="default" w:ascii="Times New Roman" w:hAnsi="Times New Roman" w:eastAsia="仿宋_GB2312" w:cs="Times New Roman"/>
            <w:sz w:val="32"/>
            <w:szCs w:val="32"/>
            <w:rPrChange w:id="148" w:author="林佩莹" w:date="2026-05-20T10:26:50Z"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rPrChange>
          </w:rPr>
          <w:delText>等相关条款</w:delText>
        </w:r>
      </w:del>
      <w:ins w:id="150" w:author="陈素霞" w:date="2026-05-19T19:03:15Z">
        <w:del w:id="151" w:author="林佩莹" w:date="2026-05-20T10:31:07Z">
          <w:r>
            <w:rPr>
              <w:rFonts w:hint="default" w:ascii="Times New Roman" w:hAnsi="Times New Roman" w:eastAsia="仿宋_GB2312" w:cs="Times New Roman"/>
              <w:sz w:val="32"/>
              <w:szCs w:val="32"/>
              <w:lang w:eastAsia="zh-CN"/>
              <w:rPrChange w:id="152" w:author="林佩莹" w:date="2026-05-20T10:26:50Z">
                <w:rPr>
                  <w:rFonts w:hint="eastAsia" w:asciiTheme="minorEastAsia" w:hAnsiTheme="minorEastAsia" w:cstheme="minorEastAsia"/>
                  <w:sz w:val="28"/>
                  <w:szCs w:val="28"/>
                  <w:lang w:eastAsia="zh-CN"/>
                </w:rPr>
              </w:rPrChange>
            </w:rPr>
            <w:delText>的</w:delText>
          </w:r>
        </w:del>
      </w:ins>
      <w:ins w:id="155" w:author="陈素霞" w:date="2026-05-19T19:03:19Z">
        <w:del w:id="156" w:author="林佩莹" w:date="2026-05-20T10:31:07Z">
          <w:r>
            <w:rPr>
              <w:rFonts w:hint="default" w:ascii="Times New Roman" w:hAnsi="Times New Roman" w:eastAsia="仿宋_GB2312" w:cs="Times New Roman"/>
              <w:sz w:val="32"/>
              <w:szCs w:val="32"/>
              <w:lang w:eastAsia="zh-CN"/>
              <w:rPrChange w:id="157" w:author="林佩莹" w:date="2026-05-20T10:26:50Z">
                <w:rPr>
                  <w:rFonts w:hint="eastAsia" w:asciiTheme="minorEastAsia" w:hAnsiTheme="minorEastAsia" w:cstheme="minorEastAsia"/>
                  <w:sz w:val="28"/>
                  <w:szCs w:val="28"/>
                  <w:lang w:eastAsia="zh-CN"/>
                </w:rPr>
              </w:rPrChange>
            </w:rPr>
            <w:delText>起算时间</w:delText>
          </w:r>
        </w:del>
      </w:ins>
      <w:ins w:id="160" w:author="陈素霞" w:date="2026-05-19T18:53:43Z">
        <w:del w:id="161" w:author="林佩莹" w:date="2026-05-20T10:31:07Z">
          <w:r>
            <w:rPr>
              <w:rFonts w:hint="default" w:ascii="Times New Roman" w:hAnsi="Times New Roman" w:eastAsia="仿宋_GB2312" w:cs="Times New Roman"/>
              <w:sz w:val="32"/>
              <w:szCs w:val="32"/>
              <w:lang w:eastAsia="zh-CN"/>
              <w:rPrChange w:id="162" w:author="林佩莹" w:date="2026-05-20T10:26:50Z">
                <w:rPr>
                  <w:rFonts w:hint="eastAsia" w:asciiTheme="minorEastAsia" w:hAnsiTheme="minorEastAsia" w:cstheme="minorEastAsia"/>
                  <w:sz w:val="28"/>
                  <w:szCs w:val="28"/>
                  <w:lang w:eastAsia="zh-CN"/>
                </w:rPr>
              </w:rPrChange>
            </w:rPr>
            <w:delText>均</w:delText>
          </w:r>
        </w:del>
      </w:ins>
      <w:ins w:id="165" w:author="陈素霞" w:date="2026-05-19T18:53:45Z">
        <w:del w:id="166" w:author="林佩莹" w:date="2026-05-20T10:31:07Z">
          <w:r>
            <w:rPr>
              <w:rFonts w:hint="default" w:ascii="Times New Roman" w:hAnsi="Times New Roman" w:eastAsia="仿宋_GB2312" w:cs="Times New Roman"/>
              <w:sz w:val="32"/>
              <w:szCs w:val="32"/>
              <w:lang w:eastAsia="zh-CN"/>
              <w:rPrChange w:id="167" w:author="林佩莹" w:date="2026-05-20T10:26:50Z">
                <w:rPr>
                  <w:rFonts w:hint="eastAsia" w:asciiTheme="minorEastAsia" w:hAnsiTheme="minorEastAsia" w:cstheme="minorEastAsia"/>
                  <w:sz w:val="28"/>
                  <w:szCs w:val="28"/>
                  <w:lang w:eastAsia="zh-CN"/>
                </w:rPr>
              </w:rPrChange>
            </w:rPr>
            <w:delText>以</w:delText>
          </w:r>
        </w:del>
      </w:ins>
      <w:ins w:id="170" w:author="陈素霞" w:date="2026-05-19T19:08:41Z">
        <w:del w:id="171" w:author="林佩莹" w:date="2026-05-20T10:31:07Z">
          <w:r>
            <w:rPr>
              <w:rFonts w:hint="default" w:ascii="Times New Roman" w:hAnsi="Times New Roman" w:eastAsia="仿宋_GB2312" w:cs="Times New Roman"/>
              <w:sz w:val="32"/>
              <w:szCs w:val="32"/>
              <w:lang w:eastAsia="zh-CN"/>
              <w:rPrChange w:id="172" w:author="林佩莹" w:date="2026-05-20T10:26:50Z">
                <w:rPr>
                  <w:rFonts w:hint="eastAsia" w:asciiTheme="minorEastAsia" w:hAnsiTheme="minorEastAsia" w:cstheme="minorEastAsia"/>
                  <w:sz w:val="28"/>
                  <w:szCs w:val="28"/>
                  <w:lang w:eastAsia="zh-CN"/>
                </w:rPr>
              </w:rPrChange>
            </w:rPr>
            <w:delText>“</w:delText>
          </w:r>
        </w:del>
      </w:ins>
      <w:ins w:id="175" w:author="陈素霞" w:date="2026-05-19T18:53:49Z">
        <w:del w:id="176" w:author="林佩莹" w:date="2026-05-20T10:31:07Z">
          <w:r>
            <w:rPr>
              <w:rFonts w:hint="default" w:ascii="Times New Roman" w:hAnsi="Times New Roman" w:eastAsia="仿宋_GB2312" w:cs="Times New Roman"/>
              <w:sz w:val="32"/>
              <w:szCs w:val="32"/>
              <w:lang w:eastAsia="zh-CN"/>
              <w:rPrChange w:id="177" w:author="林佩莹" w:date="2026-05-20T10:26:50Z">
                <w:rPr>
                  <w:rFonts w:hint="eastAsia" w:asciiTheme="minorEastAsia" w:hAnsiTheme="minorEastAsia" w:cstheme="minorEastAsia"/>
                  <w:sz w:val="28"/>
                  <w:szCs w:val="28"/>
                  <w:lang w:eastAsia="zh-CN"/>
                </w:rPr>
              </w:rPrChange>
            </w:rPr>
            <w:delText>签订</w:delText>
          </w:r>
        </w:del>
      </w:ins>
      <w:ins w:id="180" w:author="陈素霞" w:date="2026-05-19T18:53:50Z">
        <w:del w:id="181" w:author="林佩莹" w:date="2026-05-20T10:31:07Z">
          <w:r>
            <w:rPr>
              <w:rFonts w:hint="default" w:ascii="Times New Roman" w:hAnsi="Times New Roman" w:eastAsia="仿宋_GB2312" w:cs="Times New Roman"/>
              <w:sz w:val="32"/>
              <w:szCs w:val="32"/>
              <w:lang w:eastAsia="zh-CN"/>
              <w:rPrChange w:id="182" w:author="林佩莹" w:date="2026-05-20T10:26:50Z">
                <w:rPr>
                  <w:rFonts w:hint="eastAsia" w:asciiTheme="minorEastAsia" w:hAnsiTheme="minorEastAsia" w:cstheme="minorEastAsia"/>
                  <w:sz w:val="28"/>
                  <w:szCs w:val="28"/>
                  <w:lang w:eastAsia="zh-CN"/>
                </w:rPr>
              </w:rPrChange>
            </w:rPr>
            <w:delText>日期</w:delText>
          </w:r>
        </w:del>
      </w:ins>
      <w:ins w:id="185" w:author="陈素霞" w:date="2026-05-19T19:08:42Z">
        <w:del w:id="186" w:author="林佩莹" w:date="2026-05-20T10:31:07Z">
          <w:r>
            <w:rPr>
              <w:rFonts w:hint="default" w:ascii="Times New Roman" w:hAnsi="Times New Roman" w:eastAsia="仿宋_GB2312" w:cs="Times New Roman"/>
              <w:sz w:val="32"/>
              <w:szCs w:val="32"/>
              <w:lang w:eastAsia="zh-CN"/>
              <w:rPrChange w:id="187" w:author="林佩莹" w:date="2026-05-20T10:26:50Z">
                <w:rPr>
                  <w:rFonts w:hint="eastAsia" w:asciiTheme="minorEastAsia" w:hAnsiTheme="minorEastAsia" w:cstheme="minorEastAsia"/>
                  <w:sz w:val="28"/>
                  <w:szCs w:val="28"/>
                  <w:lang w:eastAsia="zh-CN"/>
                </w:rPr>
              </w:rPrChange>
            </w:rPr>
            <w:delText>”</w:delText>
          </w:r>
        </w:del>
      </w:ins>
      <w:ins w:id="190" w:author="陈素霞" w:date="2026-05-19T19:03:30Z">
        <w:del w:id="191" w:author="林佩莹" w:date="2026-05-20T10:31:07Z">
          <w:r>
            <w:rPr>
              <w:rFonts w:hint="default" w:ascii="Times New Roman" w:hAnsi="Times New Roman" w:eastAsia="仿宋_GB2312" w:cs="Times New Roman"/>
              <w:sz w:val="32"/>
              <w:szCs w:val="32"/>
              <w:lang w:eastAsia="zh-CN"/>
              <w:rPrChange w:id="192" w:author="林佩莹" w:date="2026-05-20T10:26:50Z">
                <w:rPr>
                  <w:rFonts w:hint="eastAsia" w:asciiTheme="minorEastAsia" w:hAnsiTheme="minorEastAsia" w:cstheme="minorEastAsia"/>
                  <w:sz w:val="28"/>
                  <w:szCs w:val="28"/>
                  <w:lang w:eastAsia="zh-CN"/>
                </w:rPr>
              </w:rPrChange>
            </w:rPr>
            <w:delText>为准</w:delText>
          </w:r>
        </w:del>
      </w:ins>
      <w:ins w:id="195" w:author="陈素霞" w:date="2026-05-19T19:03:03Z">
        <w:del w:id="196" w:author="林佩莹" w:date="2026-05-20T10:31:07Z">
          <w:r>
            <w:rPr>
              <w:rFonts w:hint="default" w:ascii="Times New Roman" w:hAnsi="Times New Roman" w:eastAsia="仿宋_GB2312" w:cs="Times New Roman"/>
              <w:sz w:val="32"/>
              <w:szCs w:val="32"/>
              <w:lang w:eastAsia="zh-CN"/>
              <w:rPrChange w:id="197" w:author="林佩莹" w:date="2026-05-20T10:26:50Z">
                <w:rPr>
                  <w:rFonts w:hint="eastAsia" w:asciiTheme="minorEastAsia" w:hAnsiTheme="minorEastAsia" w:cstheme="minorEastAsia"/>
                  <w:sz w:val="28"/>
                  <w:szCs w:val="28"/>
                  <w:lang w:eastAsia="zh-CN"/>
                </w:rPr>
              </w:rPrChange>
            </w:rPr>
            <w:delText>，</w:delText>
          </w:r>
        </w:del>
      </w:ins>
      <w:ins w:id="200" w:author="陈素霞" w:date="2026-05-19T19:04:16Z">
        <w:del w:id="201" w:author="林佩莹" w:date="2026-05-20T10:31:07Z">
          <w:r>
            <w:rPr>
              <w:rFonts w:hint="default" w:ascii="Times New Roman" w:hAnsi="Times New Roman" w:eastAsia="仿宋_GB2312" w:cs="Times New Roman"/>
              <w:sz w:val="32"/>
              <w:szCs w:val="32"/>
              <w:lang w:eastAsia="zh-CN"/>
              <w:rPrChange w:id="202" w:author="林佩莹" w:date="2026-05-20T10:26:50Z">
                <w:rPr>
                  <w:rFonts w:hint="eastAsia" w:asciiTheme="minorEastAsia" w:hAnsiTheme="minorEastAsia" w:cstheme="minorEastAsia"/>
                  <w:sz w:val="28"/>
                  <w:szCs w:val="28"/>
                  <w:lang w:eastAsia="zh-CN"/>
                </w:rPr>
              </w:rPrChange>
            </w:rPr>
            <w:delText>如直接按</w:delText>
          </w:r>
        </w:del>
      </w:ins>
      <w:ins w:id="205" w:author="陈素霞" w:date="2026-05-19T19:04:21Z">
        <w:del w:id="206" w:author="林佩莹" w:date="2026-05-20T10:31:07Z">
          <w:r>
            <w:rPr>
              <w:rFonts w:hint="default" w:ascii="Times New Roman" w:hAnsi="Times New Roman" w:eastAsia="仿宋_GB2312" w:cs="Times New Roman"/>
              <w:sz w:val="32"/>
              <w:szCs w:val="32"/>
              <w:lang w:eastAsia="zh-CN"/>
              <w:rPrChange w:id="207" w:author="林佩莹" w:date="2026-05-20T10:26:50Z">
                <w:rPr>
                  <w:rFonts w:hint="eastAsia" w:asciiTheme="minorEastAsia" w:hAnsiTheme="minorEastAsia" w:cstheme="minorEastAsia"/>
                  <w:sz w:val="28"/>
                  <w:szCs w:val="28"/>
                  <w:lang w:eastAsia="zh-CN"/>
                </w:rPr>
              </w:rPrChange>
            </w:rPr>
            <w:delText>落款</w:delText>
          </w:r>
        </w:del>
      </w:ins>
      <w:ins w:id="210" w:author="陈素霞" w:date="2026-05-19T19:04:16Z">
        <w:del w:id="211" w:author="林佩莹" w:date="2026-05-20T10:31:07Z">
          <w:r>
            <w:rPr>
              <w:rFonts w:hint="default" w:ascii="Times New Roman" w:hAnsi="Times New Roman" w:eastAsia="仿宋_GB2312" w:cs="Times New Roman"/>
              <w:sz w:val="32"/>
              <w:szCs w:val="32"/>
              <w:lang w:eastAsia="zh-CN"/>
              <w:rPrChange w:id="212" w:author="林佩莹" w:date="2026-05-20T10:26:50Z">
                <w:rPr>
                  <w:rFonts w:hint="eastAsia" w:asciiTheme="minorEastAsia" w:hAnsiTheme="minorEastAsia" w:cstheme="minorEastAsia"/>
                  <w:sz w:val="28"/>
                  <w:szCs w:val="28"/>
                  <w:lang w:eastAsia="zh-CN"/>
                </w:rPr>
              </w:rPrChange>
            </w:rPr>
            <w:delText>日期起算，</w:delText>
          </w:r>
        </w:del>
      </w:ins>
      <w:del w:id="215" w:author="林佩莹" w:date="2026-05-20T10:31:07Z">
        <w:r>
          <w:rPr>
            <w:rFonts w:hint="default" w:ascii="Times New Roman" w:hAnsi="Times New Roman" w:eastAsia="仿宋_GB2312" w:cs="Times New Roman"/>
            <w:sz w:val="32"/>
            <w:szCs w:val="32"/>
            <w:rPrChange w:id="216" w:author="林佩莹" w:date="2026-05-20T10:26:50Z"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rPrChange>
          </w:rPr>
          <w:delText>已</w:delText>
        </w:r>
      </w:del>
      <w:del w:id="218" w:author="林佩莹" w:date="2026-05-20T10:31:07Z">
        <w:r>
          <w:rPr>
            <w:rFonts w:hint="default" w:ascii="Times New Roman" w:hAnsi="Times New Roman" w:eastAsia="仿宋_GB2312" w:cs="Times New Roman"/>
            <w:sz w:val="32"/>
            <w:szCs w:val="32"/>
            <w:rPrChange w:id="219" w:author="林佩莹" w:date="2026-05-20T10:26:50Z"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rPrChange>
          </w:rPr>
          <w:delText>不符合当前项目推进实际</w:delText>
        </w:r>
      </w:del>
      <w:ins w:id="221" w:author="陈素霞" w:date="2026-05-19T19:05:55Z">
        <w:del w:id="222" w:author="林佩莹" w:date="2026-05-20T10:31:07Z">
          <w:r>
            <w:rPr>
              <w:rFonts w:hint="default" w:ascii="Times New Roman" w:hAnsi="Times New Roman" w:eastAsia="仿宋_GB2312" w:cs="Times New Roman"/>
              <w:sz w:val="32"/>
              <w:szCs w:val="32"/>
              <w:lang w:eastAsia="zh-CN"/>
              <w:rPrChange w:id="223" w:author="林佩莹" w:date="2026-05-20T10:26:50Z">
                <w:rPr>
                  <w:rFonts w:hint="eastAsia" w:asciiTheme="minorEastAsia" w:hAnsiTheme="minorEastAsia" w:cstheme="minorEastAsia"/>
                  <w:sz w:val="28"/>
                  <w:szCs w:val="28"/>
                  <w:lang w:eastAsia="zh-CN"/>
                </w:rPr>
              </w:rPrChange>
            </w:rPr>
            <w:delText>情况</w:delText>
          </w:r>
        </w:del>
      </w:ins>
      <w:del w:id="226" w:author="林佩莹" w:date="2026-05-20T10:31:07Z">
        <w:r>
          <w:rPr>
            <w:rFonts w:hint="default" w:ascii="Times New Roman" w:hAnsi="Times New Roman" w:eastAsia="仿宋_GB2312" w:cs="Times New Roman"/>
            <w:sz w:val="32"/>
            <w:szCs w:val="32"/>
            <w:rPrChange w:id="227" w:author="林佩莹" w:date="2026-05-20T10:26:50Z"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rPrChange>
          </w:rPr>
          <w:delText>，</w:delText>
        </w:r>
      </w:del>
      <w:ins w:id="229" w:author="陈素霞" w:date="2026-05-19T18:55:14Z">
        <w:del w:id="230" w:author="林佩莹" w:date="2026-05-20T10:31:07Z">
          <w:r>
            <w:rPr>
              <w:rFonts w:hint="default" w:ascii="Times New Roman" w:hAnsi="Times New Roman" w:eastAsia="仿宋_GB2312" w:cs="Times New Roman"/>
              <w:sz w:val="32"/>
              <w:szCs w:val="32"/>
              <w:lang w:eastAsia="zh-CN"/>
              <w:rPrChange w:id="231" w:author="林佩莹" w:date="2026-05-20T10:26:50Z">
                <w:rPr>
                  <w:rFonts w:hint="eastAsia" w:asciiTheme="minorEastAsia" w:hAnsiTheme="minorEastAsia" w:cstheme="minorEastAsia"/>
                  <w:sz w:val="28"/>
                  <w:szCs w:val="28"/>
                  <w:lang w:eastAsia="zh-CN"/>
                </w:rPr>
              </w:rPrChange>
            </w:rPr>
            <w:delText>客观上</w:delText>
          </w:r>
        </w:del>
      </w:ins>
      <w:del w:id="234" w:author="林佩莹" w:date="2026-05-20T10:31:07Z">
        <w:r>
          <w:rPr>
            <w:rFonts w:hint="default" w:ascii="Times New Roman" w:hAnsi="Times New Roman" w:eastAsia="仿宋_GB2312" w:cs="Times New Roman"/>
            <w:sz w:val="32"/>
            <w:szCs w:val="32"/>
            <w:rPrChange w:id="235" w:author="林佩莹" w:date="2026-05-20T10:26:50Z"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rPrChange>
          </w:rPr>
          <w:delText>不具备现实可执行性。</w:delText>
        </w:r>
      </w:del>
      <w:r>
        <w:rPr>
          <w:rFonts w:hint="default" w:ascii="Times New Roman" w:hAnsi="Times New Roman" w:eastAsia="仿宋_GB2312" w:cs="Times New Roman"/>
          <w:sz w:val="32"/>
          <w:szCs w:val="32"/>
          <w:rPrChange w:id="237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t>为</w:t>
      </w:r>
      <w:ins w:id="238" w:author="林佩莹" w:date="2026-05-20T10:31:38Z">
        <w:r>
          <w:rPr>
            <w:rFonts w:hint="default" w:ascii="Times New Roman" w:hAnsi="Times New Roman" w:eastAsia="仿宋_GB2312" w:cs="Times New Roman"/>
            <w:sz w:val="32"/>
            <w:szCs w:val="32"/>
          </w:rPr>
          <w:t>确保协议条款与项目实际推进情况相符，保障项目依法依规、顺利实施，我联合体现申请如下：</w:t>
        </w:r>
      </w:ins>
      <w:del w:id="239" w:author="林佩莹" w:date="2026-05-20T10:31:38Z">
        <w:r>
          <w:rPr>
            <w:rFonts w:hint="default" w:ascii="Times New Roman" w:hAnsi="Times New Roman" w:eastAsia="仿宋_GB2312" w:cs="Times New Roman"/>
            <w:sz w:val="32"/>
            <w:szCs w:val="32"/>
            <w:rPrChange w:id="240" w:author="林佩莹" w:date="2026-05-20T10:26:50Z"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rPrChange>
          </w:rPr>
          <w:delText>保障项目顺利推进、确保各项工作有序落地，我方联合体特提出如下申请：</w:delText>
        </w:r>
      </w:del>
    </w:p>
    <w:p w14:paraId="06B95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rPrChange w:id="243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pPrChange w:id="242" w:author="林佩莹" w:date="2026-05-20T10:37:53Z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520" w:lineRule="exact"/>
            <w:ind w:firstLine="560" w:firstLineChars="200"/>
            <w:textAlignment w:val="auto"/>
          </w:pPr>
        </w:pPrChange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  <w:rPrChange w:id="244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  <w:lang w:val="en-US" w:eastAsia="zh-CN"/>
            </w:rPr>
          </w:rPrChange>
        </w:rPr>
        <w:t>一、申请将</w:t>
      </w:r>
      <w:ins w:id="245" w:author="陈素霞" w:date="2026-05-19T19:18:00Z">
        <w:r>
          <w:rPr>
            <w:rFonts w:hint="default" w:ascii="Times New Roman" w:hAnsi="Times New Roman" w:eastAsia="仿宋_GB2312" w:cs="Times New Roman"/>
            <w:sz w:val="32"/>
            <w:szCs w:val="32"/>
            <w:lang w:val="en-US" w:eastAsia="zh-CN"/>
            <w:rPrChange w:id="246" w:author="林佩莹" w:date="2026-05-20T10:26:50Z">
              <w:rPr>
                <w:rFonts w:hint="eastAsia" w:asciiTheme="minorEastAsia" w:hAnsiTheme="minorEastAsia" w:cstheme="minorEastAsia"/>
                <w:sz w:val="28"/>
                <w:szCs w:val="28"/>
                <w:lang w:val="en-US" w:eastAsia="zh-CN"/>
              </w:rPr>
            </w:rPrChange>
          </w:rPr>
          <w:t>该</w:t>
        </w:r>
      </w:ins>
      <w:del w:id="248" w:author="陈素霞" w:date="2026-05-19T19:17:59Z">
        <w:r>
          <w:rPr>
            <w:rFonts w:hint="default" w:ascii="Times New Roman" w:hAnsi="Times New Roman" w:eastAsia="仿宋_GB2312" w:cs="Times New Roman"/>
            <w:sz w:val="32"/>
            <w:szCs w:val="32"/>
            <w:lang w:val="en-US" w:eastAsia="zh-CN"/>
            <w:rPrChange w:id="249" w:author="林佩莹" w:date="2026-05-20T10:26:50Z"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</w:rPrChange>
          </w:rPr>
          <w:delText>原</w:delText>
        </w:r>
      </w:del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  <w:rPrChange w:id="251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  <w:lang w:val="en-US" w:eastAsia="zh-CN"/>
            </w:rPr>
          </w:rPrChange>
        </w:rPr>
        <w:t>协议</w:t>
      </w:r>
      <w:ins w:id="252" w:author="陈素霞" w:date="2026-05-20T09:28:46Z">
        <w:r>
          <w:rPr>
            <w:rFonts w:hint="default" w:ascii="Times New Roman" w:hAnsi="Times New Roman" w:eastAsia="仿宋_GB2312" w:cs="Times New Roman"/>
            <w:sz w:val="32"/>
            <w:szCs w:val="32"/>
            <w:lang w:val="en-US" w:eastAsia="zh-CN"/>
            <w:rPrChange w:id="253" w:author="林佩莹" w:date="2026-05-20T10:26:50Z">
              <w:rPr>
                <w:rFonts w:hint="eastAsia" w:asciiTheme="minorEastAsia" w:hAnsiTheme="minorEastAsia" w:cstheme="minorEastAsia"/>
                <w:sz w:val="28"/>
                <w:szCs w:val="28"/>
                <w:lang w:val="en-US" w:eastAsia="zh-CN"/>
              </w:rPr>
            </w:rPrChange>
          </w:rPr>
          <w:t>实际</w:t>
        </w:r>
      </w:ins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  <w:rPrChange w:id="255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  <w:lang w:val="en-US" w:eastAsia="zh-CN"/>
            </w:rPr>
          </w:rPrChange>
        </w:rPr>
        <w:t>生效日期调整为2026年5月19日（即我方联合体实际签收协议</w:t>
      </w:r>
      <w:ins w:id="256" w:author="林佩莹" w:date="2026-05-20T10:32:00Z">
        <w:r>
          <w:rPr>
            <w:rFonts w:hint="default" w:ascii="Times New Roman" w:hAnsi="Times New Roman" w:eastAsia="仿宋_GB2312" w:cs="Times New Roman"/>
            <w:sz w:val="32"/>
            <w:szCs w:val="32"/>
            <w:lang w:val="en-US" w:eastAsia="zh-CN"/>
          </w:rPr>
          <w:t>之</w:t>
        </w:r>
      </w:ins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  <w:rPrChange w:id="257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  <w:lang w:val="en-US" w:eastAsia="zh-CN"/>
            </w:rPr>
          </w:rPrChange>
        </w:rPr>
        <w:t>次日）；</w:t>
      </w:r>
    </w:p>
    <w:p w14:paraId="0FAFD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rPrChange w:id="259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pPrChange w:id="258" w:author="林佩莹" w:date="2026-05-20T10:37:53Z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520" w:lineRule="exact"/>
            <w:ind w:firstLine="560" w:firstLineChars="200"/>
            <w:textAlignment w:val="auto"/>
          </w:pPr>
        </w:pPrChange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  <w:rPrChange w:id="260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  <w:lang w:val="en-US" w:eastAsia="zh-CN"/>
            </w:rPr>
          </w:rPrChange>
        </w:rPr>
        <w:t>二、申请将协议中</w:t>
      </w:r>
      <w:ins w:id="261" w:author="林佩莹" w:date="2026-05-20T10:32:25Z">
        <w:r>
          <w:rPr>
            <w:rFonts w:hint="default" w:ascii="Times New Roman" w:hAnsi="Times New Roman" w:eastAsia="仿宋_GB2312" w:cs="Times New Roman"/>
            <w:sz w:val="32"/>
            <w:szCs w:val="32"/>
            <w:rPrChange w:id="262" w:author="林佩莹" w:date="2026-05-20T10:32:25Z">
              <w:rPr>
                <w:rFonts w:hint="eastAsia"/>
              </w:rPr>
            </w:rPrChange>
          </w:rPr>
          <w:t>涉及以签订日期为起算点的各项履约时限，统一自2026年5月19日起相应顺延计算</w:t>
        </w:r>
      </w:ins>
      <w:ins w:id="264" w:author="陈素霞" w:date="2026-05-19T18:58:17Z">
        <w:del w:id="265" w:author="林佩莹" w:date="2026-05-20T10:32:25Z">
          <w:r>
            <w:rPr>
              <w:rFonts w:hint="default" w:ascii="Times New Roman" w:hAnsi="Times New Roman" w:eastAsia="仿宋_GB2312" w:cs="Times New Roman"/>
              <w:sz w:val="32"/>
              <w:szCs w:val="32"/>
              <w:lang w:val="en-US" w:eastAsia="zh-CN"/>
              <w:rPrChange w:id="266" w:author="林佩莹" w:date="2026-05-20T10:26:50Z">
                <w:rPr>
                  <w:rFonts w:hint="eastAsia" w:asciiTheme="minorEastAsia" w:hAnsiTheme="minorEastAsia" w:eastAsiaTheme="minorEastAsia" w:cstheme="minorEastAsia"/>
                  <w:sz w:val="28"/>
                  <w:szCs w:val="28"/>
                  <w:lang w:val="en-US" w:eastAsia="zh-CN"/>
                </w:rPr>
              </w:rPrChange>
            </w:rPr>
            <w:delText>所有以签订日期为起算依据的</w:delText>
          </w:r>
        </w:del>
      </w:ins>
      <w:ins w:id="269" w:author="陈素霞" w:date="2026-05-19T18:58:34Z">
        <w:del w:id="270" w:author="林佩莹" w:date="2026-05-20T10:32:25Z">
          <w:r>
            <w:rPr>
              <w:rFonts w:hint="default" w:ascii="Times New Roman" w:hAnsi="Times New Roman" w:eastAsia="仿宋_GB2312" w:cs="Times New Roman"/>
              <w:sz w:val="32"/>
              <w:szCs w:val="32"/>
              <w:lang w:val="en-US" w:eastAsia="zh-CN"/>
              <w:rPrChange w:id="271" w:author="林佩莹" w:date="2026-05-20T10:26:50Z">
                <w:rPr>
                  <w:rFonts w:hint="eastAsia" w:asciiTheme="minorEastAsia" w:hAnsiTheme="minorEastAsia" w:cstheme="minorEastAsia"/>
                  <w:sz w:val="28"/>
                  <w:szCs w:val="28"/>
                  <w:lang w:val="en-US" w:eastAsia="zh-CN"/>
                </w:rPr>
              </w:rPrChange>
            </w:rPr>
            <w:delText>条款</w:delText>
          </w:r>
        </w:del>
      </w:ins>
      <w:ins w:id="274" w:author="陈素霞" w:date="2026-05-19T18:59:21Z">
        <w:del w:id="275" w:author="林佩莹" w:date="2026-05-20T10:32:25Z">
          <w:r>
            <w:rPr>
              <w:rFonts w:hint="default" w:ascii="Times New Roman" w:hAnsi="Times New Roman" w:eastAsia="仿宋_GB2312" w:cs="Times New Roman"/>
              <w:sz w:val="32"/>
              <w:szCs w:val="32"/>
              <w:lang w:val="en-US" w:eastAsia="zh-CN"/>
              <w:rPrChange w:id="276" w:author="林佩莹" w:date="2026-05-20T10:26:50Z">
                <w:rPr>
                  <w:rFonts w:hint="eastAsia" w:asciiTheme="minorEastAsia" w:hAnsiTheme="minorEastAsia" w:cstheme="minorEastAsia"/>
                  <w:sz w:val="28"/>
                  <w:szCs w:val="28"/>
                  <w:lang w:val="en-US" w:eastAsia="zh-CN"/>
                </w:rPr>
              </w:rPrChange>
            </w:rPr>
            <w:delText>，</w:delText>
          </w:r>
        </w:del>
      </w:ins>
      <w:ins w:id="279" w:author="陈素霞" w:date="2026-05-19T18:58:17Z">
        <w:del w:id="280" w:author="林佩莹" w:date="2026-05-20T10:32:25Z">
          <w:r>
            <w:rPr>
              <w:rFonts w:hint="default" w:ascii="Times New Roman" w:hAnsi="Times New Roman" w:eastAsia="仿宋_GB2312" w:cs="Times New Roman"/>
              <w:sz w:val="32"/>
              <w:szCs w:val="32"/>
              <w:lang w:val="en-US" w:eastAsia="zh-CN"/>
              <w:rPrChange w:id="281" w:author="林佩莹" w:date="2026-05-20T10:26:50Z">
                <w:rPr>
                  <w:rFonts w:hint="eastAsia" w:asciiTheme="minorEastAsia" w:hAnsiTheme="minorEastAsia" w:eastAsiaTheme="minorEastAsia" w:cstheme="minorEastAsia"/>
                  <w:sz w:val="28"/>
                  <w:szCs w:val="28"/>
                  <w:lang w:val="en-US" w:eastAsia="zh-CN"/>
                </w:rPr>
              </w:rPrChange>
            </w:rPr>
            <w:delText>履行时间</w:delText>
          </w:r>
        </w:del>
      </w:ins>
      <w:del w:id="284" w:author="林佩莹" w:date="2026-05-20T10:32:25Z">
        <w:r>
          <w:rPr>
            <w:rFonts w:hint="default" w:ascii="Times New Roman" w:hAnsi="Times New Roman" w:eastAsia="仿宋_GB2312" w:cs="Times New Roman"/>
            <w:sz w:val="32"/>
            <w:szCs w:val="32"/>
            <w:lang w:val="en-US" w:eastAsia="zh-CN"/>
            <w:rPrChange w:id="285" w:author="林佩莹" w:date="2026-05-20T10:26:50Z"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</w:rPrChange>
          </w:rPr>
          <w:delText>涉及的全部履约期限、建设周期、考核节点等时间类条款，</w:delText>
        </w:r>
      </w:del>
      <w:del w:id="287" w:author="林佩莹" w:date="2026-05-20T10:32:25Z">
        <w:r>
          <w:rPr>
            <w:rFonts w:hint="default" w:ascii="Times New Roman" w:hAnsi="Times New Roman" w:eastAsia="仿宋_GB2312" w:cs="Times New Roman"/>
            <w:sz w:val="32"/>
            <w:szCs w:val="32"/>
            <w:lang w:val="en-US" w:eastAsia="zh-CN"/>
            <w:rPrChange w:id="288" w:author="林佩莹" w:date="2026-05-20T10:26:50Z"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</w:rPrChange>
          </w:rPr>
          <w:delText>统一自2026年5月19日起相应顺延计算</w:delText>
        </w:r>
      </w:del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  <w:rPrChange w:id="290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  <w:lang w:val="en-US" w:eastAsia="zh-CN"/>
            </w:rPr>
          </w:rPrChange>
        </w:rPr>
        <w:t>。</w:t>
      </w:r>
    </w:p>
    <w:p w14:paraId="4B89B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del w:id="292" w:author="林佩莹" w:date="2026-05-20T10:32:39Z"/>
          <w:rFonts w:hint="default" w:ascii="Times New Roman" w:hAnsi="Times New Roman" w:eastAsia="仿宋_GB2312" w:cs="Times New Roman"/>
          <w:sz w:val="32"/>
          <w:szCs w:val="32"/>
          <w:rPrChange w:id="293" w:author="林佩莹" w:date="2026-05-20T10:26:50Z">
            <w:rPr>
              <w:del w:id="294" w:author="林佩莹" w:date="2026-05-20T10:32:39Z"/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pPrChange w:id="291" w:author="林佩莹" w:date="2026-05-20T10:37:53Z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520" w:lineRule="exact"/>
            <w:ind w:firstLine="560" w:firstLineChars="200"/>
            <w:textAlignment w:val="auto"/>
          </w:pPr>
        </w:pPrChange>
      </w:pPr>
      <w:ins w:id="295" w:author="林佩莹" w:date="2026-05-20T10:32:39Z">
        <w:r>
          <w:rPr>
            <w:rFonts w:hint="default" w:ascii="Times New Roman" w:hAnsi="Times New Roman" w:eastAsia="仿宋_GB2312" w:cs="Times New Roman"/>
            <w:sz w:val="32"/>
            <w:szCs w:val="32"/>
          </w:rPr>
          <w:t>以上事项，恳请贵局予以研究并批准为盼。</w:t>
        </w:r>
      </w:ins>
      <w:del w:id="296" w:author="林佩莹" w:date="2026-05-20T10:32:39Z">
        <w:r>
          <w:rPr>
            <w:rFonts w:hint="default" w:ascii="Times New Roman" w:hAnsi="Times New Roman" w:eastAsia="仿宋_GB2312" w:cs="Times New Roman"/>
            <w:sz w:val="32"/>
            <w:szCs w:val="32"/>
            <w:rPrChange w:id="297" w:author="林佩莹" w:date="2026-05-20T10:26:50Z"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rPrChange>
          </w:rPr>
          <w:delText>以上申请，恳请贵局予以审核并批准为盼。</w:delText>
        </w:r>
      </w:del>
    </w:p>
    <w:p w14:paraId="151C5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ins w:id="300" w:author="林佩莹" w:date="2026-05-20T10:32:40Z"/>
          <w:rFonts w:hint="default" w:ascii="Times New Roman" w:hAnsi="Times New Roman" w:eastAsia="仿宋_GB2312" w:cs="Times New Roman"/>
          <w:sz w:val="32"/>
          <w:szCs w:val="32"/>
        </w:rPr>
        <w:pPrChange w:id="299" w:author="林佩莹" w:date="2026-05-20T10:37:53Z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520" w:lineRule="exact"/>
            <w:ind w:firstLine="560" w:firstLineChars="200"/>
            <w:textAlignment w:val="auto"/>
          </w:pPr>
        </w:pPrChange>
      </w:pPr>
    </w:p>
    <w:p w14:paraId="0EF5A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rPrChange w:id="302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pPrChange w:id="301" w:author="林佩莹" w:date="2026-05-20T10:37:53Z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520" w:lineRule="exact"/>
            <w:ind w:firstLine="560" w:firstLineChars="200"/>
            <w:textAlignment w:val="auto"/>
          </w:pPr>
        </w:pPrChange>
      </w:pPr>
      <w:r>
        <w:rPr>
          <w:rFonts w:hint="default" w:ascii="Times New Roman" w:hAnsi="Times New Roman" w:eastAsia="仿宋_GB2312" w:cs="Times New Roman"/>
          <w:sz w:val="32"/>
          <w:szCs w:val="32"/>
          <w:rPrChange w:id="303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t>特此函达。</w:t>
      </w:r>
    </w:p>
    <w:p w14:paraId="6AEB3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Times New Roman" w:hAnsi="Times New Roman" w:eastAsia="仿宋_GB2312" w:cs="Times New Roman"/>
          <w:sz w:val="32"/>
          <w:szCs w:val="32"/>
          <w:rPrChange w:id="305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pPrChange w:id="304" w:author="林佩莹" w:date="2026-05-20T10:37:53Z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520" w:lineRule="exact"/>
            <w:textAlignment w:val="auto"/>
          </w:pPr>
        </w:pPrChange>
      </w:pPr>
    </w:p>
    <w:p w14:paraId="4711CFBF">
      <w:pPr>
        <w:spacing w:line="560" w:lineRule="exact"/>
        <w:ind w:left="0" w:hanging="5440" w:hangingChars="1700"/>
        <w:jc w:val="both"/>
        <w:rPr>
          <w:ins w:id="307" w:author="林佩莹" w:date="2026-05-20T10:37:30Z"/>
          <w:rFonts w:hint="default" w:ascii="Times New Roman" w:hAnsi="Times New Roman" w:eastAsia="仿宋_GB2312" w:cs="Times New Roman"/>
          <w:sz w:val="32"/>
          <w:szCs w:val="32"/>
        </w:rPr>
        <w:pPrChange w:id="306" w:author="林佩莹" w:date="2026-05-20T10:37:53Z">
          <w:pPr>
            <w:jc w:val="right"/>
          </w:pPr>
        </w:pPrChange>
      </w:pPr>
      <w:r>
        <w:rPr>
          <w:rFonts w:hint="default" w:ascii="Times New Roman" w:hAnsi="Times New Roman" w:eastAsia="仿宋_GB2312" w:cs="Times New Roman"/>
          <w:sz w:val="32"/>
          <w:szCs w:val="32"/>
          <w:rPrChange w:id="308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t>申请单位（联合体牵头方）：</w:t>
      </w:r>
      <w:del w:id="309" w:author="陈素霞" w:date="2026-05-20T09:29:11Z">
        <w:r>
          <w:rPr>
            <w:rFonts w:hint="default" w:ascii="Times New Roman" w:hAnsi="Times New Roman" w:eastAsia="仿宋_GB2312" w:cs="Times New Roman"/>
            <w:sz w:val="32"/>
            <w:szCs w:val="32"/>
            <w:rPrChange w:id="310" w:author="林佩莹" w:date="2026-05-20T10:26:50Z"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rPrChange>
          </w:rPr>
          <w:delText xml:space="preserve"> </w:delText>
        </w:r>
      </w:del>
      <w:r>
        <w:rPr>
          <w:rFonts w:hint="default" w:ascii="Times New Roman" w:hAnsi="Times New Roman" w:eastAsia="仿宋_GB2312" w:cs="Times New Roman"/>
          <w:sz w:val="32"/>
          <w:szCs w:val="32"/>
          <w:rPrChange w:id="312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t>中财海绵城市基金管理(深圳)有限公司</w:t>
      </w:r>
    </w:p>
    <w:p w14:paraId="2927C7D0">
      <w:pPr>
        <w:spacing w:line="560" w:lineRule="exact"/>
        <w:ind w:left="319" w:leftChars="152" w:firstLine="4480" w:firstLineChars="1400"/>
        <w:jc w:val="both"/>
        <w:rPr>
          <w:rFonts w:hint="default" w:ascii="Times New Roman" w:hAnsi="Times New Roman" w:eastAsia="仿宋_GB2312" w:cs="Times New Roman"/>
          <w:sz w:val="32"/>
          <w:szCs w:val="32"/>
          <w:rPrChange w:id="314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pPrChange w:id="313" w:author="林佩莹" w:date="2026-05-20T10:38:21Z">
          <w:pPr>
            <w:jc w:val="right"/>
          </w:pPr>
        </w:pPrChange>
      </w:pPr>
      <w:ins w:id="315" w:author="林佩莹" w:date="2026-05-20T10:37:23Z">
        <w:r>
          <w:rPr>
            <w:rFonts w:hint="eastAsia" w:ascii="Times New Roman" w:hAnsi="Times New Roman" w:eastAsia="仿宋_GB2312" w:cs="Times New Roman"/>
            <w:sz w:val="32"/>
            <w:szCs w:val="32"/>
            <w:lang w:val="en-US" w:eastAsia="zh-CN"/>
          </w:rPr>
          <w:t>20</w:t>
        </w:r>
      </w:ins>
      <w:ins w:id="316" w:author="林佩莹" w:date="2026-05-20T10:37:24Z">
        <w:r>
          <w:rPr>
            <w:rFonts w:hint="eastAsia" w:ascii="Times New Roman" w:hAnsi="Times New Roman" w:eastAsia="仿宋_GB2312" w:cs="Times New Roman"/>
            <w:sz w:val="32"/>
            <w:szCs w:val="32"/>
            <w:lang w:val="en-US" w:eastAsia="zh-CN"/>
          </w:rPr>
          <w:t>26</w:t>
        </w:r>
      </w:ins>
      <w:ins w:id="317" w:author="林佩莹" w:date="2026-05-20T10:37:25Z">
        <w:r>
          <w:rPr>
            <w:rFonts w:hint="eastAsia" w:ascii="Times New Roman" w:hAnsi="Times New Roman" w:eastAsia="仿宋_GB2312" w:cs="Times New Roman"/>
            <w:sz w:val="32"/>
            <w:szCs w:val="32"/>
            <w:lang w:val="en-US" w:eastAsia="zh-CN"/>
          </w:rPr>
          <w:t>年</w:t>
        </w:r>
      </w:ins>
      <w:ins w:id="318" w:author="林佩莹" w:date="2026-05-20T10:37:26Z">
        <w:r>
          <w:rPr>
            <w:rFonts w:hint="eastAsia" w:ascii="Times New Roman" w:hAnsi="Times New Roman" w:eastAsia="仿宋_GB2312" w:cs="Times New Roman"/>
            <w:sz w:val="32"/>
            <w:szCs w:val="32"/>
            <w:lang w:val="en-US" w:eastAsia="zh-CN"/>
          </w:rPr>
          <w:t>5</w:t>
        </w:r>
      </w:ins>
      <w:ins w:id="319" w:author="林佩莹" w:date="2026-05-20T10:37:27Z">
        <w:r>
          <w:rPr>
            <w:rFonts w:hint="eastAsia" w:ascii="Times New Roman" w:hAnsi="Times New Roman" w:eastAsia="仿宋_GB2312" w:cs="Times New Roman"/>
            <w:sz w:val="32"/>
            <w:szCs w:val="32"/>
            <w:lang w:val="en-US" w:eastAsia="zh-CN"/>
          </w:rPr>
          <w:t>月19</w:t>
        </w:r>
      </w:ins>
      <w:ins w:id="320" w:author="林佩莹" w:date="2026-05-20T10:37:28Z">
        <w:r>
          <w:rPr>
            <w:rFonts w:hint="eastAsia" w:ascii="Times New Roman" w:hAnsi="Times New Roman" w:eastAsia="仿宋_GB2312" w:cs="Times New Roman"/>
            <w:sz w:val="32"/>
            <w:szCs w:val="32"/>
            <w:lang w:val="en-US" w:eastAsia="zh-CN"/>
          </w:rPr>
          <w:t>日</w:t>
        </w:r>
      </w:ins>
    </w:p>
    <w:p w14:paraId="2104CD16">
      <w:pPr>
        <w:spacing w:line="560" w:lineRule="exact"/>
        <w:jc w:val="right"/>
        <w:rPr>
          <w:rFonts w:hint="default" w:ascii="Times New Roman" w:hAnsi="Times New Roman" w:eastAsia="仿宋_GB2312" w:cs="Times New Roman"/>
          <w:sz w:val="32"/>
          <w:szCs w:val="32"/>
          <w:rPrChange w:id="322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pPrChange w:id="321" w:author="林佩莹" w:date="2026-05-20T10:37:53Z">
          <w:pPr>
            <w:jc w:val="right"/>
          </w:pPr>
        </w:pPrChange>
      </w:pPr>
    </w:p>
    <w:p w14:paraId="59A308F2">
      <w:pPr>
        <w:spacing w:line="560" w:lineRule="exact"/>
        <w:jc w:val="left"/>
        <w:rPr>
          <w:rFonts w:hint="default" w:ascii="Times New Roman" w:hAnsi="Times New Roman" w:eastAsia="仿宋_GB2312" w:cs="Times New Roman"/>
          <w:sz w:val="32"/>
          <w:szCs w:val="32"/>
          <w:rPrChange w:id="324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pPrChange w:id="323" w:author="林佩莹" w:date="2026-05-20T10:37:53Z">
          <w:pPr>
            <w:jc w:val="left"/>
          </w:pPr>
        </w:pPrChange>
      </w:pPr>
      <w:r>
        <w:rPr>
          <w:rFonts w:hint="default" w:ascii="Times New Roman" w:hAnsi="Times New Roman" w:eastAsia="仿宋_GB2312" w:cs="Times New Roman"/>
          <w:sz w:val="32"/>
          <w:szCs w:val="32"/>
          <w:rPrChange w:id="325" w:author="林佩莹" w:date="2026-05-20T10:26:50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t>联合体成员：</w:t>
      </w:r>
    </w:p>
    <w:p w14:paraId="1897B6D5">
      <w:pPr>
        <w:spacing w:line="560" w:lineRule="exact"/>
        <w:jc w:val="both"/>
        <w:rPr>
          <w:ins w:id="327" w:author="林佩莹" w:date="2026-05-20T10:34:24Z"/>
          <w:rFonts w:hint="default" w:ascii="Times New Roman" w:hAnsi="Times New Roman" w:eastAsia="仿宋_GB2312" w:cs="Times New Roman"/>
          <w:sz w:val="32"/>
          <w:szCs w:val="32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  <w:pPrChange w:id="326" w:author="林佩莹" w:date="2026-05-20T10:37:53Z">
          <w:pPr>
            <w:jc w:val="right"/>
          </w:pPr>
        </w:pPrChange>
      </w:pPr>
    </w:p>
    <w:p w14:paraId="086CCB68">
      <w:pPr>
        <w:spacing w:line="560" w:lineRule="exact"/>
        <w:jc w:val="center"/>
        <w:rPr>
          <w:ins w:id="329" w:author="林佩莹" w:date="2026-05-20T10:34:49Z"/>
          <w:rFonts w:hint="default" w:ascii="Times New Roman" w:hAnsi="Times New Roman" w:eastAsia="仿宋_GB2312" w:cs="Times New Roman"/>
          <w:w w:val="90"/>
          <w:sz w:val="32"/>
          <w:szCs w:val="32"/>
          <w:rPrChange w:id="330" w:author="林佩莹" w:date="2026-05-20T10:35:23Z">
            <w:rPr>
              <w:ins w:id="331" w:author="林佩莹" w:date="2026-05-20T10:34:49Z"/>
              <w:rFonts w:hint="default" w:ascii="Times New Roman" w:hAnsi="Times New Roman" w:eastAsia="仿宋_GB2312" w:cs="Times New Roman"/>
              <w:sz w:val="32"/>
              <w:szCs w:val="32"/>
            </w:rPr>
          </w:rPrChange>
        </w:rPr>
        <w:pPrChange w:id="328" w:author="林佩莹" w:date="2026-05-20T10:37:53Z">
          <w:pPr>
            <w:jc w:val="right"/>
          </w:pPr>
        </w:pPrChange>
      </w:pPr>
      <w:r>
        <w:rPr>
          <w:rFonts w:hint="default" w:ascii="Times New Roman" w:hAnsi="Times New Roman" w:eastAsia="仿宋_GB2312" w:cs="Times New Roman"/>
          <w:w w:val="90"/>
          <w:sz w:val="32"/>
          <w:szCs w:val="32"/>
          <w:rPrChange w:id="332" w:author="林佩莹" w:date="2026-05-20T10:35:23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t>福建建工集团</w:t>
      </w:r>
    </w:p>
    <w:p w14:paraId="3EEBEDF1">
      <w:pPr>
        <w:spacing w:line="560" w:lineRule="exact"/>
        <w:jc w:val="center"/>
        <w:rPr>
          <w:ins w:id="334" w:author="林佩莹" w:date="2026-05-20T10:36:56Z"/>
          <w:rFonts w:hint="default" w:ascii="Times New Roman" w:hAnsi="Times New Roman" w:eastAsia="仿宋_GB2312" w:cs="Times New Roman"/>
          <w:w w:val="90"/>
          <w:sz w:val="32"/>
          <w:szCs w:val="32"/>
        </w:rPr>
        <w:pPrChange w:id="333" w:author="林佩莹" w:date="2026-05-20T10:37:53Z">
          <w:pPr>
            <w:jc w:val="right"/>
          </w:pPr>
        </w:pPrChange>
      </w:pPr>
      <w:r>
        <w:rPr>
          <w:rFonts w:hint="default" w:ascii="Times New Roman" w:hAnsi="Times New Roman" w:eastAsia="仿宋_GB2312" w:cs="Times New Roman"/>
          <w:w w:val="90"/>
          <w:sz w:val="32"/>
          <w:szCs w:val="32"/>
          <w:rPrChange w:id="335" w:author="林佩莹" w:date="2026-05-20T10:35:23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t>有限责任公司</w:t>
      </w:r>
    </w:p>
    <w:p w14:paraId="538B9D36">
      <w:pPr>
        <w:spacing w:line="560" w:lineRule="exact"/>
        <w:jc w:val="center"/>
        <w:rPr>
          <w:del w:id="337" w:author="林佩莹" w:date="2026-05-20T10:34:33Z"/>
          <w:rFonts w:hint="default" w:ascii="Times New Roman" w:hAnsi="Times New Roman" w:eastAsia="仿宋_GB2312" w:cs="Times New Roman"/>
          <w:w w:val="90"/>
          <w:sz w:val="32"/>
          <w:szCs w:val="32"/>
          <w:rPrChange w:id="338" w:author="林佩莹" w:date="2026-05-20T10:35:23Z">
            <w:rPr>
              <w:del w:id="339" w:author="林佩莹" w:date="2026-05-20T10:34:33Z"/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pPrChange w:id="336" w:author="林佩莹" w:date="2026-05-20T10:37:53Z">
          <w:pPr>
            <w:jc w:val="right"/>
          </w:pPr>
        </w:pPrChange>
      </w:pPr>
      <w:ins w:id="340" w:author="林佩莹" w:date="2026-05-20T10:36:49Z">
        <w:r>
          <w:rPr>
            <w:rFonts w:hint="eastAsia" w:ascii="Times New Roman" w:hAnsi="Times New Roman" w:eastAsia="仿宋_GB2312" w:cs="Times New Roman"/>
            <w:w w:val="90"/>
            <w:sz w:val="32"/>
            <w:szCs w:val="32"/>
            <w:lang w:val="en-US" w:eastAsia="zh-CN"/>
          </w:rPr>
          <w:t>2026</w:t>
        </w:r>
      </w:ins>
      <w:ins w:id="341" w:author="林佩莹" w:date="2026-05-20T10:36:50Z">
        <w:r>
          <w:rPr>
            <w:rFonts w:hint="eastAsia" w:ascii="Times New Roman" w:hAnsi="Times New Roman" w:eastAsia="仿宋_GB2312" w:cs="Times New Roman"/>
            <w:w w:val="90"/>
            <w:sz w:val="32"/>
            <w:szCs w:val="32"/>
            <w:lang w:val="en-US" w:eastAsia="zh-CN"/>
          </w:rPr>
          <w:t>年</w:t>
        </w:r>
      </w:ins>
      <w:ins w:id="342" w:author="林佩莹" w:date="2026-05-20T10:36:51Z">
        <w:r>
          <w:rPr>
            <w:rFonts w:hint="eastAsia" w:ascii="Times New Roman" w:hAnsi="Times New Roman" w:eastAsia="仿宋_GB2312" w:cs="Times New Roman"/>
            <w:w w:val="90"/>
            <w:sz w:val="32"/>
            <w:szCs w:val="32"/>
            <w:lang w:val="en-US" w:eastAsia="zh-CN"/>
          </w:rPr>
          <w:t>5</w:t>
        </w:r>
      </w:ins>
      <w:ins w:id="343" w:author="林佩莹" w:date="2026-05-20T10:36:52Z">
        <w:r>
          <w:rPr>
            <w:rFonts w:hint="eastAsia" w:ascii="Times New Roman" w:hAnsi="Times New Roman" w:eastAsia="仿宋_GB2312" w:cs="Times New Roman"/>
            <w:w w:val="90"/>
            <w:sz w:val="32"/>
            <w:szCs w:val="32"/>
            <w:lang w:val="en-US" w:eastAsia="zh-CN"/>
          </w:rPr>
          <w:t>月1</w:t>
        </w:r>
      </w:ins>
      <w:ins w:id="344" w:author="林佩莹" w:date="2026-05-20T10:36:53Z">
        <w:r>
          <w:rPr>
            <w:rFonts w:hint="eastAsia" w:ascii="Times New Roman" w:hAnsi="Times New Roman" w:eastAsia="仿宋_GB2312" w:cs="Times New Roman"/>
            <w:w w:val="90"/>
            <w:sz w:val="32"/>
            <w:szCs w:val="32"/>
            <w:lang w:val="en-US" w:eastAsia="zh-CN"/>
          </w:rPr>
          <w:t>9日</w:t>
        </w:r>
      </w:ins>
    </w:p>
    <w:p w14:paraId="3D7D767A">
      <w:pPr>
        <w:spacing w:line="560" w:lineRule="exact"/>
        <w:jc w:val="center"/>
        <w:rPr>
          <w:del w:id="346" w:author="林佩莹" w:date="2026-05-20T10:34:33Z"/>
          <w:rFonts w:hint="default" w:ascii="Times New Roman" w:hAnsi="Times New Roman" w:eastAsia="仿宋_GB2312" w:cs="Times New Roman"/>
          <w:w w:val="90"/>
          <w:sz w:val="32"/>
          <w:szCs w:val="32"/>
          <w:rPrChange w:id="347" w:author="林佩莹" w:date="2026-05-20T10:35:23Z">
            <w:rPr>
              <w:del w:id="348" w:author="林佩莹" w:date="2026-05-20T10:34:33Z"/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pPrChange w:id="345" w:author="林佩莹" w:date="2026-05-20T10:37:53Z">
          <w:pPr>
            <w:jc w:val="right"/>
          </w:pPr>
        </w:pPrChange>
      </w:pPr>
    </w:p>
    <w:p w14:paraId="6E40E21B">
      <w:pPr>
        <w:spacing w:line="560" w:lineRule="exact"/>
        <w:jc w:val="center"/>
        <w:rPr>
          <w:del w:id="350" w:author="林佩莹" w:date="2026-05-20T10:33:49Z"/>
          <w:rFonts w:hint="default" w:ascii="Times New Roman" w:hAnsi="Times New Roman" w:eastAsia="仿宋_GB2312" w:cs="Times New Roman"/>
          <w:w w:val="90"/>
          <w:sz w:val="32"/>
          <w:szCs w:val="32"/>
          <w:rPrChange w:id="351" w:author="林佩莹" w:date="2026-05-20T10:35:23Z">
            <w:rPr>
              <w:del w:id="352" w:author="林佩莹" w:date="2026-05-20T10:33:49Z"/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pPrChange w:id="349" w:author="林佩莹" w:date="2026-05-20T10:37:53Z">
          <w:pPr>
            <w:jc w:val="right"/>
          </w:pPr>
        </w:pPrChange>
      </w:pPr>
      <w:del w:id="353" w:author="林佩莹" w:date="2026-05-20T10:34:33Z">
        <w:r>
          <w:rPr>
            <w:rFonts w:hint="default" w:ascii="Times New Roman" w:hAnsi="Times New Roman" w:eastAsia="仿宋_GB2312" w:cs="Times New Roman"/>
            <w:w w:val="90"/>
            <w:sz w:val="32"/>
            <w:szCs w:val="32"/>
            <w:rPrChange w:id="354" w:author="林佩莹" w:date="2026-05-20T10:35:23Z"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rPrChange>
          </w:rPr>
          <w:delText>福州合立道建筑设计有限公</w:delText>
        </w:r>
      </w:del>
      <w:del w:id="356" w:author="林佩莹" w:date="2026-05-20T10:33:44Z">
        <w:r>
          <w:rPr>
            <w:rFonts w:hint="default" w:ascii="Times New Roman" w:hAnsi="Times New Roman" w:eastAsia="仿宋_GB2312" w:cs="Times New Roman"/>
            <w:w w:val="90"/>
            <w:sz w:val="32"/>
            <w:szCs w:val="32"/>
            <w:rPrChange w:id="357" w:author="林佩莹" w:date="2026-05-20T10:35:23Z"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rPrChange>
          </w:rPr>
          <w:delText>司</w:delText>
        </w:r>
      </w:del>
    </w:p>
    <w:p w14:paraId="6E40E21B">
      <w:pPr>
        <w:spacing w:line="560" w:lineRule="exact"/>
        <w:jc w:val="center"/>
        <w:rPr>
          <w:del w:id="360" w:author="林佩莹" w:date="2026-05-20T10:33:20Z"/>
          <w:rFonts w:hint="default" w:ascii="Times New Roman" w:hAnsi="Times New Roman" w:eastAsia="仿宋_GB2312" w:cs="Times New Roman"/>
          <w:w w:val="90"/>
          <w:sz w:val="32"/>
          <w:szCs w:val="32"/>
          <w:rPrChange w:id="361" w:author="林佩莹" w:date="2026-05-20T10:35:23Z">
            <w:rPr>
              <w:del w:id="362" w:author="林佩莹" w:date="2026-05-20T10:33:20Z"/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pPrChange w:id="359" w:author="林佩莹" w:date="2026-05-20T10:37:53Z">
          <w:pPr>
            <w:jc w:val="right"/>
          </w:pPr>
        </w:pPrChange>
      </w:pPr>
      <w:del w:id="363" w:author="林佩莹" w:date="2026-05-20T10:33:20Z">
        <w:r>
          <w:rPr>
            <w:rFonts w:hint="default" w:ascii="Times New Roman" w:hAnsi="Times New Roman" w:eastAsia="仿宋_GB2312" w:cs="Times New Roman"/>
            <w:w w:val="90"/>
            <w:sz w:val="32"/>
            <w:szCs w:val="32"/>
            <w:rPrChange w:id="364" w:author="林佩莹" w:date="2026-05-20T10:35:23Z"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rPrChange>
          </w:rPr>
          <w:delText>（原福建省合道建筑设计有限公司）</w:delText>
        </w:r>
      </w:del>
    </w:p>
    <w:p w14:paraId="741949DA">
      <w:pPr>
        <w:spacing w:line="560" w:lineRule="exact"/>
        <w:jc w:val="center"/>
        <w:rPr>
          <w:del w:id="367" w:author="林佩莹" w:date="2026-05-20T10:33:39Z"/>
          <w:rFonts w:hint="default" w:ascii="Times New Roman" w:hAnsi="Times New Roman" w:eastAsia="仿宋_GB2312" w:cs="Times New Roman"/>
          <w:w w:val="90"/>
          <w:sz w:val="32"/>
          <w:szCs w:val="32"/>
          <w:rPrChange w:id="368" w:author="林佩莹" w:date="2026-05-20T10:35:23Z">
            <w:rPr>
              <w:del w:id="369" w:author="林佩莹" w:date="2026-05-20T10:33:39Z"/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pPrChange w:id="366" w:author="林佩莹" w:date="2026-05-20T10:37:53Z">
          <w:pPr>
            <w:jc w:val="right"/>
          </w:pPr>
        </w:pPrChange>
      </w:pPr>
    </w:p>
    <w:p w14:paraId="612F9218">
      <w:pPr>
        <w:spacing w:line="560" w:lineRule="exact"/>
        <w:jc w:val="center"/>
        <w:rPr>
          <w:ins w:id="371" w:author="林佩莹" w:date="2026-05-20T10:34:40Z"/>
          <w:rFonts w:hint="eastAsia" w:ascii="Times New Roman" w:hAnsi="Times New Roman" w:eastAsia="仿宋_GB2312" w:cs="Times New Roman"/>
          <w:w w:val="90"/>
          <w:sz w:val="32"/>
          <w:szCs w:val="32"/>
          <w:lang w:val="en-US" w:eastAsia="zh-CN"/>
          <w:rPrChange w:id="372" w:author="林佩莹" w:date="2026-05-20T10:35:23Z">
            <w:rPr>
              <w:ins w:id="373" w:author="林佩莹" w:date="2026-05-20T10:34:40Z"/>
              <w:rFonts w:hint="eastAsia" w:ascii="Times New Roman" w:hAnsi="Times New Roman" w:eastAsia="仿宋_GB2312" w:cs="Times New Roman"/>
              <w:sz w:val="32"/>
              <w:szCs w:val="32"/>
              <w:lang w:val="en-US" w:eastAsia="zh-CN"/>
            </w:rPr>
          </w:rPrChange>
        </w:rPr>
        <w:pPrChange w:id="370" w:author="林佩莹" w:date="2026-05-20T10:37:53Z">
          <w:pPr>
            <w:jc w:val="right"/>
          </w:pPr>
        </w:pPrChange>
      </w:pPr>
    </w:p>
    <w:p w14:paraId="6AE71EA2">
      <w:pPr>
        <w:spacing w:line="560" w:lineRule="exact"/>
        <w:jc w:val="center"/>
        <w:rPr>
          <w:ins w:id="375" w:author="林佩莹" w:date="2026-05-20T10:34:41Z"/>
          <w:rFonts w:hint="eastAsia" w:ascii="Times New Roman" w:hAnsi="Times New Roman" w:eastAsia="仿宋_GB2312" w:cs="Times New Roman"/>
          <w:w w:val="90"/>
          <w:sz w:val="32"/>
          <w:szCs w:val="32"/>
          <w:lang w:val="en-US" w:eastAsia="zh-CN"/>
          <w:rPrChange w:id="376" w:author="林佩莹" w:date="2026-05-20T10:35:23Z">
            <w:rPr>
              <w:ins w:id="377" w:author="林佩莹" w:date="2026-05-20T10:34:41Z"/>
              <w:rFonts w:hint="eastAsia" w:ascii="Times New Roman" w:hAnsi="Times New Roman" w:eastAsia="仿宋_GB2312" w:cs="Times New Roman"/>
              <w:sz w:val="32"/>
              <w:szCs w:val="32"/>
              <w:lang w:val="en-US" w:eastAsia="zh-CN"/>
            </w:rPr>
          </w:rPrChange>
        </w:rPr>
        <w:pPrChange w:id="374" w:author="林佩莹" w:date="2026-05-20T10:37:53Z">
          <w:pPr>
            <w:jc w:val="right"/>
          </w:pPr>
        </w:pPrChange>
      </w:pPr>
    </w:p>
    <w:p w14:paraId="7FEB91FC">
      <w:pPr>
        <w:spacing w:line="560" w:lineRule="exact"/>
        <w:ind w:left="288" w:leftChars="0" w:hanging="288" w:hangingChars="100"/>
        <w:jc w:val="center"/>
        <w:rPr>
          <w:ins w:id="379" w:author="林佩莹" w:date="2026-05-20T10:34:44Z"/>
          <w:rFonts w:hint="default" w:ascii="Times New Roman" w:hAnsi="Times New Roman" w:eastAsia="仿宋_GB2312" w:cs="Times New Roman"/>
          <w:w w:val="90"/>
          <w:sz w:val="32"/>
          <w:szCs w:val="32"/>
          <w:lang w:val="en-US" w:eastAsia="zh-CN"/>
          <w:rPrChange w:id="380" w:author="林佩莹" w:date="2026-05-20T10:35:23Z">
            <w:rPr>
              <w:ins w:id="381" w:author="林佩莹" w:date="2026-05-20T10:34:44Z"/>
              <w:rFonts w:hint="eastAsia" w:ascii="Times New Roman" w:hAnsi="Times New Roman" w:eastAsia="仿宋_GB2312" w:cs="Times New Roman"/>
              <w:sz w:val="32"/>
              <w:szCs w:val="32"/>
              <w:lang w:val="en-US" w:eastAsia="zh-CN"/>
            </w:rPr>
          </w:rPrChange>
        </w:rPr>
        <w:pPrChange w:id="378" w:author="林佩莹" w:date="2026-05-20T10:37:53Z">
          <w:pPr>
            <w:jc w:val="right"/>
          </w:pPr>
        </w:pPrChange>
      </w:pPr>
      <w:ins w:id="382" w:author="林佩莹" w:date="2026-05-20T10:34:37Z">
        <w:r>
          <w:rPr>
            <w:rFonts w:hint="default" w:ascii="Times New Roman" w:hAnsi="Times New Roman" w:eastAsia="仿宋_GB2312" w:cs="Times New Roman"/>
            <w:w w:val="90"/>
            <w:sz w:val="32"/>
            <w:szCs w:val="32"/>
            <w:rPrChange w:id="383" w:author="林佩莹" w:date="2026-05-20T10:35:23Z"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rPrChange>
          </w:rPr>
          <w:t>福州合立道建筑</w:t>
        </w:r>
      </w:ins>
      <w:ins w:id="385" w:author="林佩莹" w:date="2026-05-20T10:35:46Z">
        <w:r>
          <w:rPr>
            <w:rFonts w:hint="eastAsia" w:ascii="Times New Roman" w:hAnsi="Times New Roman" w:eastAsia="仿宋_GB2312" w:cs="Times New Roman"/>
            <w:w w:val="90"/>
            <w:sz w:val="32"/>
            <w:szCs w:val="32"/>
            <w:lang w:val="en-US" w:eastAsia="zh-CN"/>
          </w:rPr>
          <w:t xml:space="preserve">  </w:t>
        </w:r>
      </w:ins>
      <w:ins w:id="386" w:author="林佩莹" w:date="2026-05-20T10:34:37Z">
        <w:r>
          <w:rPr>
            <w:rFonts w:hint="default" w:ascii="Times New Roman" w:hAnsi="Times New Roman" w:eastAsia="仿宋_GB2312" w:cs="Times New Roman"/>
            <w:w w:val="90"/>
            <w:sz w:val="32"/>
            <w:szCs w:val="32"/>
            <w:rPrChange w:id="387" w:author="林佩莹" w:date="2026-05-20T10:35:23Z"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rPrChange>
          </w:rPr>
          <w:t>设计有限公</w:t>
        </w:r>
      </w:ins>
      <w:ins w:id="389" w:author="林佩莹" w:date="2026-05-20T10:34:37Z">
        <w:r>
          <w:rPr>
            <w:rFonts w:hint="eastAsia" w:ascii="Times New Roman" w:hAnsi="Times New Roman" w:eastAsia="仿宋_GB2312" w:cs="Times New Roman"/>
            <w:w w:val="90"/>
            <w:sz w:val="32"/>
            <w:szCs w:val="32"/>
            <w:lang w:val="en-US" w:eastAsia="zh-CN"/>
            <w:rPrChange w:id="390" w:author="林佩莹" w:date="2026-05-20T10:35:23Z">
              <w:rPr>
                <w:rFonts w:hint="eastAsia" w:ascii="Times New Roman" w:hAnsi="Times New Roman" w:eastAsia="仿宋_GB2312" w:cs="Times New Roman"/>
                <w:sz w:val="32"/>
                <w:szCs w:val="32"/>
                <w:lang w:val="en-US" w:eastAsia="zh-CN"/>
              </w:rPr>
            </w:rPrChange>
          </w:rPr>
          <w:t>司</w:t>
        </w:r>
      </w:ins>
      <w:ins w:id="392" w:author="林佩莹" w:date="2026-05-20T10:36:58Z">
        <w:r>
          <w:rPr>
            <w:rFonts w:hint="eastAsia" w:ascii="Times New Roman" w:hAnsi="Times New Roman" w:eastAsia="仿宋_GB2312" w:cs="Times New Roman"/>
            <w:w w:val="90"/>
            <w:sz w:val="32"/>
            <w:szCs w:val="32"/>
            <w:lang w:val="en-US" w:eastAsia="zh-CN"/>
          </w:rPr>
          <w:t>2</w:t>
        </w:r>
      </w:ins>
      <w:ins w:id="393" w:author="林佩莹" w:date="2026-05-20T10:37:01Z">
        <w:r>
          <w:rPr>
            <w:rFonts w:hint="eastAsia" w:ascii="Times New Roman" w:hAnsi="Times New Roman" w:eastAsia="仿宋_GB2312" w:cs="Times New Roman"/>
            <w:w w:val="90"/>
            <w:sz w:val="32"/>
            <w:szCs w:val="32"/>
            <w:lang w:val="en-US" w:eastAsia="zh-CN"/>
          </w:rPr>
          <w:t>0</w:t>
        </w:r>
      </w:ins>
      <w:ins w:id="394" w:author="林佩莹" w:date="2026-05-20T10:37:02Z">
        <w:r>
          <w:rPr>
            <w:rFonts w:hint="eastAsia" w:ascii="Times New Roman" w:hAnsi="Times New Roman" w:eastAsia="仿宋_GB2312" w:cs="Times New Roman"/>
            <w:w w:val="90"/>
            <w:sz w:val="32"/>
            <w:szCs w:val="32"/>
            <w:lang w:val="en-US" w:eastAsia="zh-CN"/>
          </w:rPr>
          <w:t>26</w:t>
        </w:r>
      </w:ins>
      <w:ins w:id="395" w:author="林佩莹" w:date="2026-05-20T10:37:03Z">
        <w:r>
          <w:rPr>
            <w:rFonts w:hint="eastAsia" w:ascii="Times New Roman" w:hAnsi="Times New Roman" w:eastAsia="仿宋_GB2312" w:cs="Times New Roman"/>
            <w:w w:val="90"/>
            <w:sz w:val="32"/>
            <w:szCs w:val="32"/>
            <w:lang w:val="en-US" w:eastAsia="zh-CN"/>
          </w:rPr>
          <w:t>年5</w:t>
        </w:r>
      </w:ins>
      <w:ins w:id="396" w:author="林佩莹" w:date="2026-05-20T10:37:04Z">
        <w:r>
          <w:rPr>
            <w:rFonts w:hint="eastAsia" w:ascii="Times New Roman" w:hAnsi="Times New Roman" w:eastAsia="仿宋_GB2312" w:cs="Times New Roman"/>
            <w:w w:val="90"/>
            <w:sz w:val="32"/>
            <w:szCs w:val="32"/>
            <w:lang w:val="en-US" w:eastAsia="zh-CN"/>
          </w:rPr>
          <w:t>月</w:t>
        </w:r>
      </w:ins>
      <w:ins w:id="397" w:author="林佩莹" w:date="2026-05-20T10:37:05Z">
        <w:r>
          <w:rPr>
            <w:rFonts w:hint="eastAsia" w:ascii="Times New Roman" w:hAnsi="Times New Roman" w:eastAsia="仿宋_GB2312" w:cs="Times New Roman"/>
            <w:w w:val="90"/>
            <w:sz w:val="32"/>
            <w:szCs w:val="32"/>
            <w:lang w:val="en-US" w:eastAsia="zh-CN"/>
          </w:rPr>
          <w:t>19</w:t>
        </w:r>
      </w:ins>
      <w:ins w:id="398" w:author="林佩莹" w:date="2026-05-20T10:37:06Z">
        <w:r>
          <w:rPr>
            <w:rFonts w:hint="eastAsia" w:ascii="Times New Roman" w:hAnsi="Times New Roman" w:eastAsia="仿宋_GB2312" w:cs="Times New Roman"/>
            <w:w w:val="90"/>
            <w:sz w:val="32"/>
            <w:szCs w:val="32"/>
            <w:lang w:val="en-US" w:eastAsia="zh-CN"/>
          </w:rPr>
          <w:t>日</w:t>
        </w:r>
      </w:ins>
    </w:p>
    <w:p w14:paraId="3A7AF3B0">
      <w:pPr>
        <w:spacing w:line="560" w:lineRule="exact"/>
        <w:jc w:val="center"/>
        <w:rPr>
          <w:ins w:id="400" w:author="林佩莹" w:date="2026-05-20T10:34:45Z"/>
          <w:rFonts w:hint="eastAsia" w:ascii="Times New Roman" w:hAnsi="Times New Roman" w:eastAsia="仿宋_GB2312" w:cs="Times New Roman"/>
          <w:w w:val="90"/>
          <w:sz w:val="32"/>
          <w:szCs w:val="32"/>
          <w:lang w:val="en-US" w:eastAsia="zh-CN"/>
          <w:rPrChange w:id="401" w:author="林佩莹" w:date="2026-05-20T10:35:23Z">
            <w:rPr>
              <w:ins w:id="402" w:author="林佩莹" w:date="2026-05-20T10:34:45Z"/>
              <w:rFonts w:hint="eastAsia" w:ascii="Times New Roman" w:hAnsi="Times New Roman" w:eastAsia="仿宋_GB2312" w:cs="Times New Roman"/>
              <w:sz w:val="32"/>
              <w:szCs w:val="32"/>
              <w:lang w:val="en-US" w:eastAsia="zh-CN"/>
            </w:rPr>
          </w:rPrChange>
        </w:rPr>
        <w:pPrChange w:id="399" w:author="林佩莹" w:date="2026-05-20T10:37:53Z">
          <w:pPr>
            <w:jc w:val="right"/>
          </w:pPr>
        </w:pPrChange>
      </w:pPr>
    </w:p>
    <w:p w14:paraId="09D4B2ED">
      <w:pPr>
        <w:spacing w:line="560" w:lineRule="exact"/>
        <w:jc w:val="center"/>
        <w:rPr>
          <w:ins w:id="404" w:author="林佩莹" w:date="2026-05-20T10:36:04Z"/>
          <w:rFonts w:hint="default" w:ascii="Times New Roman" w:hAnsi="Times New Roman" w:eastAsia="仿宋_GB2312" w:cs="Times New Roman"/>
          <w:w w:val="90"/>
          <w:sz w:val="32"/>
          <w:szCs w:val="32"/>
        </w:rPr>
        <w:pPrChange w:id="403" w:author="林佩莹" w:date="2026-05-20T10:37:53Z">
          <w:pPr>
            <w:jc w:val="right"/>
          </w:pPr>
        </w:pPrChange>
      </w:pPr>
      <w:r>
        <w:rPr>
          <w:rFonts w:hint="default" w:ascii="Times New Roman" w:hAnsi="Times New Roman" w:eastAsia="仿宋_GB2312" w:cs="Times New Roman"/>
          <w:w w:val="90"/>
          <w:sz w:val="32"/>
          <w:szCs w:val="32"/>
          <w:rPrChange w:id="405" w:author="林佩莹" w:date="2026-05-20T10:35:23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t>宁德市东侨经济</w:t>
      </w:r>
    </w:p>
    <w:p w14:paraId="23C2289F">
      <w:pPr>
        <w:spacing w:line="560" w:lineRule="exact"/>
        <w:jc w:val="center"/>
        <w:rPr>
          <w:ins w:id="407" w:author="林佩莹" w:date="2026-05-20T10:36:06Z"/>
          <w:rFonts w:hint="default" w:ascii="Times New Roman" w:hAnsi="Times New Roman" w:eastAsia="仿宋_GB2312" w:cs="Times New Roman"/>
          <w:w w:val="90"/>
          <w:sz w:val="32"/>
          <w:szCs w:val="32"/>
        </w:rPr>
        <w:pPrChange w:id="406" w:author="林佩莹" w:date="2026-05-20T10:37:53Z">
          <w:pPr>
            <w:jc w:val="right"/>
          </w:pPr>
        </w:pPrChange>
      </w:pPr>
      <w:r>
        <w:rPr>
          <w:rFonts w:hint="default" w:ascii="Times New Roman" w:hAnsi="Times New Roman" w:eastAsia="仿宋_GB2312" w:cs="Times New Roman"/>
          <w:w w:val="90"/>
          <w:sz w:val="32"/>
          <w:szCs w:val="32"/>
          <w:rPrChange w:id="408" w:author="林佩莹" w:date="2026-05-20T10:35:23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t>开发区闽益农</w:t>
      </w:r>
    </w:p>
    <w:p w14:paraId="7A681FE6">
      <w:pPr>
        <w:spacing w:line="560" w:lineRule="exact"/>
        <w:jc w:val="center"/>
        <w:rPr>
          <w:rFonts w:hint="default" w:ascii="Times New Roman" w:hAnsi="Times New Roman" w:eastAsia="仿宋_GB2312" w:cs="Times New Roman"/>
          <w:w w:val="90"/>
          <w:sz w:val="32"/>
          <w:szCs w:val="32"/>
          <w:rPrChange w:id="410" w:author="林佩莹" w:date="2026-05-20T10:35:23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pPrChange w:id="409" w:author="林佩莹" w:date="2026-05-20T10:37:53Z">
          <w:pPr>
            <w:jc w:val="right"/>
          </w:pPr>
        </w:pPrChange>
      </w:pPr>
      <w:r>
        <w:rPr>
          <w:rFonts w:hint="default" w:ascii="Times New Roman" w:hAnsi="Times New Roman" w:eastAsia="仿宋_GB2312" w:cs="Times New Roman"/>
          <w:w w:val="90"/>
          <w:sz w:val="32"/>
          <w:szCs w:val="32"/>
          <w:rPrChange w:id="411" w:author="林佩莹" w:date="2026-05-20T10:35:23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t>农业科技有限公司</w:t>
      </w:r>
    </w:p>
    <w:p w14:paraId="616BA01E">
      <w:pPr>
        <w:spacing w:line="560" w:lineRule="exact"/>
        <w:jc w:val="center"/>
        <w:rPr>
          <w:ins w:id="413" w:author="林佩莹" w:date="2026-05-20T10:34:24Z"/>
          <w:rFonts w:hint="default" w:ascii="Times New Roman" w:hAnsi="Times New Roman" w:eastAsia="仿宋_GB2312" w:cs="Times New Roman"/>
          <w:w w:val="90"/>
          <w:sz w:val="32"/>
          <w:szCs w:val="32"/>
          <w:rPrChange w:id="414" w:author="林佩莹" w:date="2026-05-20T10:35:23Z">
            <w:rPr>
              <w:ins w:id="415" w:author="林佩莹" w:date="2026-05-20T10:34:24Z"/>
              <w:rFonts w:hint="default" w:ascii="Times New Roman" w:hAnsi="Times New Roman" w:eastAsia="仿宋_GB2312" w:cs="Times New Roman"/>
              <w:sz w:val="32"/>
              <w:szCs w:val="32"/>
            </w:rPr>
          </w:rPrChange>
        </w:rPr>
        <w:sectPr>
          <w:type w:val="continuous"/>
          <w:pgSz w:w="11906" w:h="16838"/>
          <w:pgMar w:top="1440" w:right="1800" w:bottom="1440" w:left="1800" w:header="851" w:footer="992" w:gutter="0"/>
          <w:pgNumType w:fmt="decimal"/>
          <w:cols w:equalWidth="0" w:num="3">
            <w:col w:w="2485" w:space="425"/>
            <w:col w:w="2485" w:space="425"/>
            <w:col w:w="2485"/>
          </w:cols>
          <w:docGrid w:type="lines" w:linePitch="312" w:charSpace="0"/>
        </w:sectPr>
        <w:pPrChange w:id="412" w:author="林佩莹" w:date="2026-05-20T10:37:53Z">
          <w:pPr/>
        </w:pPrChange>
      </w:pPr>
      <w:ins w:id="416" w:author="林佩莹" w:date="2026-05-20T10:37:08Z">
        <w:r>
          <w:rPr>
            <w:rFonts w:hint="eastAsia" w:ascii="Times New Roman" w:hAnsi="Times New Roman" w:eastAsia="仿宋_GB2312" w:cs="Times New Roman"/>
            <w:w w:val="90"/>
            <w:sz w:val="32"/>
            <w:szCs w:val="32"/>
            <w:lang w:val="en-US" w:eastAsia="zh-CN"/>
          </w:rPr>
          <w:t>2</w:t>
        </w:r>
      </w:ins>
      <w:ins w:id="417" w:author="林佩莹" w:date="2026-05-20T10:37:10Z">
        <w:r>
          <w:rPr>
            <w:rFonts w:hint="eastAsia" w:ascii="Times New Roman" w:hAnsi="Times New Roman" w:eastAsia="仿宋_GB2312" w:cs="Times New Roman"/>
            <w:w w:val="90"/>
            <w:sz w:val="32"/>
            <w:szCs w:val="32"/>
            <w:lang w:val="en-US" w:eastAsia="zh-CN"/>
          </w:rPr>
          <w:t>026</w:t>
        </w:r>
      </w:ins>
      <w:ins w:id="418" w:author="林佩莹" w:date="2026-05-20T10:37:11Z">
        <w:r>
          <w:rPr>
            <w:rFonts w:hint="eastAsia" w:ascii="Times New Roman" w:hAnsi="Times New Roman" w:eastAsia="仿宋_GB2312" w:cs="Times New Roman"/>
            <w:w w:val="90"/>
            <w:sz w:val="32"/>
            <w:szCs w:val="32"/>
            <w:lang w:val="en-US" w:eastAsia="zh-CN"/>
          </w:rPr>
          <w:t>年</w:t>
        </w:r>
      </w:ins>
      <w:ins w:id="419" w:author="林佩莹" w:date="2026-05-20T10:37:12Z">
        <w:r>
          <w:rPr>
            <w:rFonts w:hint="eastAsia" w:ascii="Times New Roman" w:hAnsi="Times New Roman" w:eastAsia="仿宋_GB2312" w:cs="Times New Roman"/>
            <w:w w:val="90"/>
            <w:sz w:val="32"/>
            <w:szCs w:val="32"/>
            <w:lang w:val="en-US" w:eastAsia="zh-CN"/>
          </w:rPr>
          <w:t>5</w:t>
        </w:r>
      </w:ins>
      <w:ins w:id="420" w:author="林佩莹" w:date="2026-05-20T10:37:13Z">
        <w:r>
          <w:rPr>
            <w:rFonts w:hint="eastAsia" w:ascii="Times New Roman" w:hAnsi="Times New Roman" w:eastAsia="仿宋_GB2312" w:cs="Times New Roman"/>
            <w:w w:val="90"/>
            <w:sz w:val="32"/>
            <w:szCs w:val="32"/>
            <w:lang w:val="en-US" w:eastAsia="zh-CN"/>
          </w:rPr>
          <w:t>月</w:t>
        </w:r>
      </w:ins>
      <w:ins w:id="421" w:author="林佩莹" w:date="2026-05-20T10:37:14Z">
        <w:r>
          <w:rPr>
            <w:rFonts w:hint="eastAsia" w:ascii="Times New Roman" w:hAnsi="Times New Roman" w:eastAsia="仿宋_GB2312" w:cs="Times New Roman"/>
            <w:w w:val="90"/>
            <w:sz w:val="32"/>
            <w:szCs w:val="32"/>
            <w:lang w:val="en-US" w:eastAsia="zh-CN"/>
          </w:rPr>
          <w:t>19</w:t>
        </w:r>
      </w:ins>
      <w:ins w:id="422" w:author="林佩莹" w:date="2026-05-20T10:37:15Z">
        <w:r>
          <w:rPr>
            <w:rFonts w:hint="eastAsia" w:ascii="Times New Roman" w:hAnsi="Times New Roman" w:eastAsia="仿宋_GB2312" w:cs="Times New Roman"/>
            <w:w w:val="90"/>
            <w:sz w:val="32"/>
            <w:szCs w:val="32"/>
            <w:lang w:val="en-US" w:eastAsia="zh-CN"/>
          </w:rPr>
          <w:t>日</w:t>
        </w:r>
      </w:ins>
    </w:p>
    <w:p w14:paraId="5F627685">
      <w:pPr>
        <w:rPr>
          <w:rFonts w:hint="default" w:ascii="Times New Roman" w:hAnsi="Times New Roman" w:eastAsia="仿宋_GB2312" w:cs="Times New Roman"/>
          <w:w w:val="90"/>
          <w:sz w:val="32"/>
          <w:szCs w:val="32"/>
          <w:rPrChange w:id="423" w:author="林佩莹" w:date="2026-05-20T10:35:23Z"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</w:pPr>
    </w:p>
    <w:p w14:paraId="52DEB615">
      <w:pPr>
        <w:jc w:val="right"/>
        <w:rPr>
          <w:del w:id="424" w:author="林佩莹" w:date="2026-05-20T10:37:18Z"/>
          <w:rFonts w:hint="default" w:ascii="Times New Roman" w:hAnsi="Times New Roman" w:eastAsia="仿宋_GB2312" w:cs="Times New Roman"/>
          <w:sz w:val="32"/>
          <w:szCs w:val="32"/>
          <w:rPrChange w:id="425" w:author="林佩莹" w:date="2026-05-20T10:26:50Z">
            <w:rPr>
              <w:del w:id="426" w:author="林佩莹" w:date="2026-05-20T10:37:18Z"/>
              <w:rFonts w:hint="eastAsia" w:asciiTheme="minorEastAsia" w:hAnsiTheme="minorEastAsia" w:eastAsiaTheme="minorEastAsia" w:cstheme="minorEastAsia"/>
              <w:sz w:val="28"/>
              <w:szCs w:val="28"/>
            </w:rPr>
          </w:rPrChange>
        </w:rPr>
        <w:sectPr>
          <w:type w:val="continuous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del w:id="427" w:author="林佩莹" w:date="2026-05-20T10:37:18Z">
        <w:r>
          <w:rPr>
            <w:rFonts w:hint="default" w:ascii="Times New Roman" w:hAnsi="Times New Roman" w:eastAsia="仿宋_GB2312" w:cs="Times New Roman"/>
            <w:sz w:val="32"/>
            <w:szCs w:val="32"/>
            <w:rPrChange w:id="428" w:author="林佩莹" w:date="2026-05-20T10:26:50Z"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rPrChange>
          </w:rPr>
          <w:delText>2026年5月1</w:delText>
        </w:r>
      </w:del>
      <w:del w:id="430" w:author="林佩莹" w:date="2026-05-20T10:37:18Z">
        <w:r>
          <w:rPr>
            <w:rFonts w:hint="default" w:ascii="Times New Roman" w:hAnsi="Times New Roman" w:eastAsia="仿宋_GB2312" w:cs="Times New Roman"/>
            <w:sz w:val="32"/>
            <w:szCs w:val="32"/>
            <w:lang w:val="en-US" w:eastAsia="zh-CN"/>
            <w:rPrChange w:id="431" w:author="林佩莹" w:date="2026-05-20T10:26:50Z">
              <w:rPr>
                <w:rFonts w:hint="eastAsia" w:asciiTheme="minorEastAsia" w:hAnsiTheme="minorEastAsia" w:cstheme="minorEastAsia"/>
                <w:sz w:val="28"/>
                <w:szCs w:val="28"/>
                <w:lang w:val="en-US" w:eastAsia="zh-CN"/>
              </w:rPr>
            </w:rPrChange>
          </w:rPr>
          <w:delText>9</w:delText>
        </w:r>
      </w:del>
      <w:del w:id="433" w:author="林佩莹" w:date="2026-05-20T10:37:18Z">
        <w:r>
          <w:rPr>
            <w:rFonts w:hint="default" w:ascii="Times New Roman" w:hAnsi="Times New Roman" w:eastAsia="仿宋_GB2312" w:cs="Times New Roman"/>
            <w:sz w:val="32"/>
            <w:szCs w:val="32"/>
            <w:rPrChange w:id="434" w:author="林佩莹" w:date="2026-05-20T10:26:50Z"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rPrChange>
          </w:rPr>
          <w:delText>日</w:delText>
        </w:r>
      </w:del>
    </w:p>
    <w:p w14:paraId="6AE6BE2B">
      <w:pPr>
        <w:jc w:val="right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7B33BF">
    <w:pPr>
      <w:pStyle w:val="3"/>
    </w:pPr>
    <w:ins w:id="0" w:author="林佩莹" w:date="2026-05-20T10:38:08Z">
      <w:r>
        <w:rPr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outside</wp:align>
                </wp:positionH>
                <wp:positionV relativeFrom="paragraph">
                  <wp:posOffset>12700</wp:posOffset>
                </wp:positionV>
                <wp:extent cx="1828800" cy="182880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AB5437">
                            <w:pPr>
                              <w:pStyle w:val="3"/>
                              <w:rPr>
                                <w:rFonts w:ascii="宋体" w:hAnsi="宋体" w:eastAsia="宋体"/>
                                <w:sz w:val="28"/>
                              </w:rPr>
                            </w:pPr>
                            <w:ins w:id="2" w:author="林佩莹" w:date="2026-05-20T10:38:08Z">
                              <w:r>
                                <w:rPr>
                                  <w:rFonts w:ascii="宋体" w:hAnsi="宋体" w:eastAsia="宋体"/>
                                  <w:sz w:val="28"/>
                                </w:rPr>
                                <w:t>—</w:t>
                              </w:r>
                            </w:ins>
                            <w:ins w:id="3" w:author="林佩莹" w:date="2026-05-20T10:38:08Z">
                              <w:r>
                                <w:rPr>
                                  <w:rFonts w:ascii="宋体" w:hAnsi="宋体" w:eastAsia="宋体"/>
                                  <w:sz w:val="24"/>
                                  <w:rPrChange w:id="4" w:author="林佩莹" w:date="2026-05-20T10:38:08Z">
                                    <w:rPr>
                                      <w:rFonts w:ascii="宋体" w:hAnsi="宋体" w:eastAsia="宋体"/>
                                      <w:sz w:val="28"/>
                                    </w:rPr>
                                  </w:rPrChange>
                                </w:rPr>
                                <w:t>　</w:t>
                              </w:r>
                            </w:ins>
                            <w:ins w:id="6" w:author="林佩莹" w:date="2026-05-20T10:38:08Z">
                              <w:r>
                                <w:rPr>
                                  <w:rFonts w:ascii="宋体" w:hAnsi="宋体" w:eastAsia="宋体"/>
                                  <w:sz w:val="28"/>
                                </w:rPr>
                                <w:fldChar w:fldCharType="begin"/>
                              </w:r>
                            </w:ins>
                            <w:ins w:id="7" w:author="林佩莹" w:date="2026-05-20T10:38:08Z">
                              <w:r>
                                <w:rPr>
                                  <w:rFonts w:ascii="宋体" w:hAnsi="宋体" w:eastAsia="宋体"/>
                                  <w:sz w:val="28"/>
                                </w:rPr>
                                <w:instrText xml:space="preserve"> PAGE  \* MERGEFORMAT </w:instrText>
                              </w:r>
                            </w:ins>
                            <w:ins w:id="8" w:author="林佩莹" w:date="2026-05-20T10:38:08Z">
                              <w:r>
                                <w:rPr>
                                  <w:rFonts w:ascii="宋体" w:hAnsi="宋体" w:eastAsia="宋体"/>
                                  <w:sz w:val="28"/>
                                </w:rPr>
                                <w:fldChar w:fldCharType="separate"/>
                              </w:r>
                            </w:ins>
                            <w:ins w:id="9" w:author="林佩莹" w:date="2026-05-20T10:38:08Z">
                              <w:r>
                                <w:rPr>
                                  <w:rFonts w:ascii="宋体" w:hAnsi="宋体" w:eastAsia="宋体"/>
                                  <w:sz w:val="28"/>
                                </w:rPr>
                                <w:t>1</w:t>
                              </w:r>
                            </w:ins>
                            <w:ins w:id="10" w:author="林佩莹" w:date="2026-05-20T10:38:08Z">
                              <w:r>
                                <w:rPr>
                                  <w:rFonts w:ascii="宋体" w:hAnsi="宋体" w:eastAsia="宋体"/>
                                  <w:sz w:val="28"/>
                                </w:rPr>
                                <w:fldChar w:fldCharType="end"/>
                              </w:r>
                            </w:ins>
                            <w:ins w:id="11" w:author="林佩莹" w:date="2026-05-20T10:38:08Z">
                              <w:r>
                                <w:rPr>
                                  <w:rFonts w:ascii="宋体" w:hAnsi="宋体" w:eastAsia="宋体"/>
                                  <w:sz w:val="24"/>
                                  <w:rPrChange w:id="12" w:author="林佩莹" w:date="2026-05-20T10:38:08Z">
                                    <w:rPr>
                                      <w:rFonts w:ascii="宋体" w:hAnsi="宋体" w:eastAsia="宋体"/>
                                      <w:sz w:val="28"/>
                                    </w:rPr>
                                  </w:rPrChange>
                                </w:rPr>
                                <w:t>　</w:t>
                              </w:r>
                            </w:ins>
                            <w:ins w:id="14" w:author="林佩莹" w:date="2026-05-20T10:38:08Z">
                              <w:r>
                                <w:rPr>
                                  <w:rFonts w:ascii="宋体" w:hAnsi="宋体" w:eastAsia="宋体"/>
                                  <w:sz w:val="28"/>
                                </w:rPr>
                                <w:t>—</w:t>
                              </w:r>
                            </w:ins>
                          </w:p>
                        </w:txbxContent>
                      </wps:txbx>
                      <wps:bodyPr rot="0" spcFirstLastPara="0" vertOverflow="overflow" horzOverflow="overflow" vert="horz" wrap="none" lIns="203200" tIns="0" rIns="20320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1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AalSs7WAAAABgEAAA8AAAAAAAAAAQAgAAAAIgAAAGRycy9kb3ducmV2&#10;LnhtbFBLAQIUABQAAAAIAIdO4kBVtgQK4gIAAC4GAAAOAAAAAAAAAAEAIAAAACUBAABkcnMvZTJv&#10;RG9jLnhtbFBLBQYAAAAABgAGAFkBAAB5BgAAAAA=&#10;">
                <v:fill on="f" focussize="0,0"/>
                <v:stroke on="f" weight="0.5pt"/>
                <v:imagedata o:title=""/>
                <o:lock v:ext="edit" aspectratio="f"/>
                <v:textbox inset="16pt,0mm,16pt,0mm" style="mso-fit-shape-to-text:t;">
                  <w:txbxContent>
                    <w:p w14:paraId="1EAB5437">
                      <w:pPr>
                        <w:pStyle w:val="3"/>
                        <w:rPr>
                          <w:rFonts w:ascii="宋体" w:hAnsi="宋体" w:eastAsia="宋体"/>
                          <w:sz w:val="28"/>
                        </w:rPr>
                      </w:pPr>
                      <w:ins w:id="15" w:author="林佩莹" w:date="2026-05-20T10:38:08Z">
                        <w:r>
                          <w:rPr>
                            <w:rFonts w:ascii="宋体" w:hAnsi="宋体" w:eastAsia="宋体"/>
                            <w:sz w:val="28"/>
                          </w:rPr>
                          <w:t>—</w:t>
                        </w:r>
                      </w:ins>
                      <w:ins w:id="16" w:author="林佩莹" w:date="2026-05-20T10:38:08Z">
                        <w:r>
                          <w:rPr>
                            <w:rFonts w:ascii="宋体" w:hAnsi="宋体" w:eastAsia="宋体"/>
                            <w:sz w:val="24"/>
                            <w:rPrChange w:id="17" w:author="林佩莹" w:date="2026-05-20T10:38:08Z">
                              <w:rPr>
                                <w:rFonts w:ascii="宋体" w:hAnsi="宋体" w:eastAsia="宋体"/>
                                <w:sz w:val="28"/>
                              </w:rPr>
                            </w:rPrChange>
                          </w:rPr>
                          <w:t>　</w:t>
                        </w:r>
                      </w:ins>
                      <w:ins w:id="19" w:author="林佩莹" w:date="2026-05-20T10:38:08Z">
                        <w:r>
                          <w:rPr>
                            <w:rFonts w:ascii="宋体" w:hAnsi="宋体" w:eastAsia="宋体"/>
                            <w:sz w:val="28"/>
                          </w:rPr>
                          <w:fldChar w:fldCharType="begin"/>
                        </w:r>
                      </w:ins>
                      <w:ins w:id="20" w:author="林佩莹" w:date="2026-05-20T10:38:08Z">
                        <w:r>
                          <w:rPr>
                            <w:rFonts w:ascii="宋体" w:hAnsi="宋体" w:eastAsia="宋体"/>
                            <w:sz w:val="28"/>
                          </w:rPr>
                          <w:instrText xml:space="preserve"> PAGE  \* MERGEFORMAT </w:instrText>
                        </w:r>
                      </w:ins>
                      <w:ins w:id="21" w:author="林佩莹" w:date="2026-05-20T10:38:08Z">
                        <w:r>
                          <w:rPr>
                            <w:rFonts w:ascii="宋体" w:hAnsi="宋体" w:eastAsia="宋体"/>
                            <w:sz w:val="28"/>
                          </w:rPr>
                          <w:fldChar w:fldCharType="separate"/>
                        </w:r>
                      </w:ins>
                      <w:ins w:id="22" w:author="林佩莹" w:date="2026-05-20T10:38:08Z">
                        <w:r>
                          <w:rPr>
                            <w:rFonts w:ascii="宋体" w:hAnsi="宋体" w:eastAsia="宋体"/>
                            <w:sz w:val="28"/>
                          </w:rPr>
                          <w:t>1</w:t>
                        </w:r>
                      </w:ins>
                      <w:ins w:id="23" w:author="林佩莹" w:date="2026-05-20T10:38:08Z">
                        <w:r>
                          <w:rPr>
                            <w:rFonts w:ascii="宋体" w:hAnsi="宋体" w:eastAsia="宋体"/>
                            <w:sz w:val="28"/>
                          </w:rPr>
                          <w:fldChar w:fldCharType="end"/>
                        </w:r>
                      </w:ins>
                      <w:ins w:id="24" w:author="林佩莹" w:date="2026-05-20T10:38:08Z">
                        <w:r>
                          <w:rPr>
                            <w:rFonts w:ascii="宋体" w:hAnsi="宋体" w:eastAsia="宋体"/>
                            <w:sz w:val="24"/>
                            <w:rPrChange w:id="25" w:author="林佩莹" w:date="2026-05-20T10:38:08Z">
                              <w:rPr>
                                <w:rFonts w:ascii="宋体" w:hAnsi="宋体" w:eastAsia="宋体"/>
                                <w:sz w:val="28"/>
                              </w:rPr>
                            </w:rPrChange>
                          </w:rPr>
                          <w:t>　</w:t>
                        </w:r>
                      </w:ins>
                      <w:ins w:id="27" w:author="林佩莹" w:date="2026-05-20T10:38:08Z">
                        <w:r>
                          <w:rPr>
                            <w:rFonts w:ascii="宋体" w:hAnsi="宋体" w:eastAsia="宋体"/>
                            <w:sz w:val="28"/>
                          </w:rPr>
                          <w:t>—</w:t>
                        </w:r>
                      </w:ins>
                    </w:p>
                  </w:txbxContent>
                </v:textbox>
              </v:shape>
            </w:pict>
          </mc:Fallback>
        </mc:AlternateContent>
      </w:r>
    </w:ins>
  </w:p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陈素霞">
    <w15:presenceInfo w15:providerId="WPS Office" w15:userId="350962338"/>
  </w15:person>
  <w15:person w15:author="林佩莹">
    <w15:presenceInfo w15:providerId="WPS Office" w15:userId="154322958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E2508"/>
    <w:rsid w:val="0979058A"/>
    <w:rsid w:val="15C9276A"/>
    <w:rsid w:val="198A1ED3"/>
    <w:rsid w:val="25E66E1C"/>
    <w:rsid w:val="4EDB32EC"/>
    <w:rsid w:val="6AC332DF"/>
    <w:rsid w:val="7B2A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581</Words>
  <Characters>609</Characters>
  <Lines>0</Lines>
  <Paragraphs>0</Paragraphs>
  <TotalTime>13</TotalTime>
  <ScaleCrop>false</ScaleCrop>
  <LinksUpToDate>false</LinksUpToDate>
  <CharactersWithSpaces>610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2026-05-19T09:58:00Z</dcterms:created>
  <dc:creator>111</dc:creator>
  <cp:lastModifiedBy>林佩莹</cp:lastModifiedBy>
  <cp:lastPrinted>2026-05-19T10:16:00Z</cp:lastPrinted>
  <dcterms:modified xsi:type="dcterms:W3CDTF">2026-05-20T02:39:10Z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eyJoZGlkIjoiZWI4NzUzYjBiYzQyYzEwMGUyOWJkOGZjMWY4MTNiYzEiLCJ1c2VySWQiOiIxNjM3NDQ3NzI0In0=</vt:lpwstr>
  </property>
  <property fmtid="{D5CDD505-2E9C-101B-9397-08002B2CF9AE}" pid="4" name="ICV">
    <vt:lpwstr>A829BE8E3B444A4CA35FEA2CFFFC1FE1_13</vt:lpwstr>
  </property>
</Properties>
</file>